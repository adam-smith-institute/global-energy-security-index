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b w:val="1"/>
          <w:bCs w:val="1"/>
          <w:sz w:val="32"/>
          <w:szCs w:val="32"/>
          <w:rtl w:val="0"/>
        </w:rPr>
        <w:t xml:space="preserve">The Adam Smith Institute Global Energy Security Index 2026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id w:val="1040311728"/>
        <w:tag w:val="goog_rdk_0"/>
      </w:sdtPr>
      <w:sdtContent>
        <w:p w:rsidR="00000000" w:rsidDel="00000000" w:rsidP="00000000" w:rsidRDefault="00000000" w:rsidRPr="00000000" w14:paraId="00000003">
          <w:pPr>
            <w:jc w:val="center"/>
            <w:rPr>
              <w:i w:val="1"/>
              <w:iCs w:val="1"/>
            </w:rPr>
            <w:pPrChange w:author="Silvia Andreoletti" w:id="0" w:date="2026-10-13T09:57:59Z">
              <w:pPr/>
            </w:pPrChange>
          </w:pPr>
          <w:r w:rsidDel="00000000" w:rsidR="00000000" w:rsidRPr="00000000">
            <w:rPr>
              <w:i w:val="1"/>
              <w:iCs w:val="1"/>
              <w:rtl w:val="0"/>
            </w:rPr>
            <w:t xml:space="preserve">Dr. Oliver MacPherson-Smith and Jasper Ostle</w:t>
          </w:r>
          <w:r w:rsidDel="00000000" w:rsidR="00000000" w:rsidRPr="00000000">
            <w:rPr>
              <w:rtl w:val="0"/>
            </w:rPr>
          </w:r>
        </w:p>
      </w:sdtContent>
    </w:sdt>
    <w:sdt>
      <w:sdtPr>
        <w:id w:val="-100596064"/>
        <w:tag w:val="goog_rdk_6"/>
      </w:sdtPr>
      <w:sdtContent>
        <w:p w:rsidR="00000000" w:rsidDel="00000000" w:rsidP="00000000" w:rsidRDefault="00000000" w:rsidRPr="00000000" w14:paraId="00000004">
          <w:pPr>
            <w:rPr>
              <w:ins w:author="Silvia Andreoletti" w:id="1" w:date="2026-10-13T09:57:31Z"/>
              <w:b w:val="1"/>
              <w:bCs w:val="1"/>
              <w:rPrChange w:author="Silvia Andreoletti" w:id="2" w:date="2026-10-13T09:57:31Z">
                <w:rPr>
                  <w:i w:val="1"/>
                  <w:iCs w:val="1"/>
                </w:rPr>
              </w:rPrChange>
            </w:rPr>
          </w:pPr>
          <w:sdt>
            <w:sdtPr>
              <w:id w:val="-1123796495"/>
              <w:tag w:val="goog_rdk_2"/>
            </w:sdtPr>
            <w:sdtContent>
              <w:ins w:author="Silvia Andreoletti" w:id="1" w:date="2026-10-13T09:57:31Z"/>
              <w:sdt>
                <w:sdtPr>
                  <w:id w:val="-220136180"/>
                  <w:tag w:val="goog_rdk_3"/>
                </w:sdtPr>
                <w:sdtContent>
                  <w:commentRangeStart w:id="0"/>
                </w:sdtContent>
              </w:sdt>
              <w:ins w:author="Silvia Andreoletti" w:id="1" w:date="2026-10-13T09:57:31Z">
                <w:sdt>
                  <w:sdtPr>
                    <w:id w:val="-1796160882"/>
                    <w:tag w:val="goog_rdk_4"/>
                  </w:sdtPr>
                  <w:sdtContent>
                    <w:commentRangeStart w:id="0"/>
                  </w:sdtContent>
                </w:sdt>
                <w:commentRangeEnd w:id="0"/>
                <w:r w:rsidDel="00000000" w:rsidR="00000000" w:rsidRPr="00000000">
                  <w:commentReference w:id="0"/>
                </w:r>
                <w:sdt>
                  <w:sdtPr>
                    <w:id w:val="-832104847"/>
                    <w:tag w:val="goog_rdk_5"/>
                  </w:sdtPr>
                  <w:sdtContent>
                    <w:r w:rsidDel="00000000" w:rsidR="00000000" w:rsidRPr="00000000">
                      <w:rPr>
                        <w:rtl w:val="0"/>
                      </w:rPr>
                    </w:r>
                  </w:sdtContent>
                </w:sdt>
              </w:ins>
            </w:sdtContent>
          </w:sdt>
        </w:p>
      </w:sdtContent>
    </w:sdt>
    <w:sdt>
      <w:sdtPr>
        <w:id w:val="1266063098"/>
        <w:tag w:val="goog_rdk_10"/>
      </w:sdtPr>
      <w:sdtContent>
        <w:p w:rsidR="00000000" w:rsidDel="00000000" w:rsidP="00000000" w:rsidRDefault="00000000" w:rsidRPr="00000000" w14:paraId="00000005">
          <w:pPr>
            <w:rPr>
              <w:ins w:author="Silvia Andreoletti" w:id="1" w:date="2026-10-13T09:57:31Z"/>
              <w:rPrChange w:author="Silvia Andreoletti" w:id="2" w:date="2026-10-13T09:57:31Z">
                <w:rPr>
                  <w:i w:val="1"/>
                  <w:iCs w:val="1"/>
                </w:rPr>
              </w:rPrChange>
            </w:rPr>
          </w:pPr>
          <w:sdt>
            <w:sdtPr>
              <w:id w:val="-1902386578"/>
              <w:tag w:val="goog_rdk_7"/>
            </w:sdtPr>
            <w:sdtContent>
              <w:ins w:author="Silvia Andreoletti" w:id="1" w:date="2026-10-13T09:57:31Z"/>
              <w:sdt>
                <w:sdtPr>
                  <w:id w:val="-1217534481"/>
                  <w:tag w:val="goog_rdk_8"/>
                </w:sdtPr>
                <w:sdtContent>
                  <w:ins w:author="Silvia Andreoletti" w:id="1" w:date="2026-10-13T09:57:31Z">
                    <w:r w:rsidDel="00000000" w:rsidR="00000000" w:rsidRPr="00000000">
                      <w:rPr>
                        <w:b w:val="1"/>
                        <w:bCs w:val="1"/>
                        <w:rtl w:val="0"/>
                        <w:rPrChange w:author="Silvia Andreoletti" w:id="2" w:date="2026-10-13T09:57:31Z">
                          <w:rPr>
                            <w:i w:val="1"/>
                            <w:iCs w:val="1"/>
                          </w:rPr>
                        </w:rPrChange>
                      </w:rPr>
                      <w:t xml:space="preserve">Dr. Oliver McPherson-Smith</w:t>
                    </w:r>
                  </w:ins>
                </w:sdtContent>
              </w:sdt>
              <w:ins w:author="Silvia Andreoletti" w:id="1" w:date="2026-10-13T09:57:31Z">
                <w:sdt>
                  <w:sdtPr>
                    <w:id w:val="-1131273440"/>
                    <w:tag w:val="goog_rdk_9"/>
                  </w:sdtPr>
                  <w:sdtContent>
                    <w:r w:rsidDel="00000000" w:rsidR="00000000" w:rsidRPr="00000000">
                      <w:rPr>
                        <w:rtl w:val="0"/>
                        <w:rPrChange w:author="Silvia Andreoletti" w:id="2" w:date="2026-10-13T09:57:31Z">
                          <w:rPr>
                            <w:i w:val="1"/>
                            <w:iCs w:val="1"/>
                          </w:rPr>
                        </w:rPrChange>
                      </w:rPr>
                      <w:t xml:space="preserve"> is a Senior Fellow at the Adam Smith Institute. Prior to joining the private sector, Dr. McPherson-Smith served as the inaugural Executive Director of the National Energy Dominance Council and Deputy Assistant to the President in the White House. He was also a Research Fellow at the Hoover Institution at Stanford University.</w:t>
                    </w:r>
                  </w:sdtContent>
                </w:sdt>
              </w:ins>
            </w:sdtContent>
          </w:sdt>
        </w:p>
      </w:sdtContent>
    </w:sdt>
    <w:sdt>
      <w:sdtPr>
        <w:id w:val="1941442973"/>
        <w:tag w:val="goog_rdk_13"/>
      </w:sdtPr>
      <w:sdtContent>
        <w:p w:rsidR="00000000" w:rsidDel="00000000" w:rsidP="00000000" w:rsidRDefault="00000000" w:rsidRPr="00000000" w14:paraId="00000006">
          <w:pPr>
            <w:rPr>
              <w:ins w:author="Silvia Andreoletti" w:id="1" w:date="2026-10-13T09:57:31Z"/>
              <w:rPrChange w:author="Silvia Andreoletti" w:id="2" w:date="2026-10-13T09:57:31Z">
                <w:rPr>
                  <w:i w:val="1"/>
                  <w:iCs w:val="1"/>
                </w:rPr>
              </w:rPrChange>
            </w:rPr>
          </w:pPr>
          <w:sdt>
            <w:sdtPr>
              <w:id w:val="858634083"/>
              <w:tag w:val="goog_rdk_11"/>
            </w:sdtPr>
            <w:sdtContent>
              <w:ins w:author="Silvia Andreoletti" w:id="1" w:date="2026-10-13T09:57:31Z"/>
              <w:sdt>
                <w:sdtPr>
                  <w:id w:val="1895232772"/>
                  <w:tag w:val="goog_rdk_12"/>
                </w:sdtPr>
                <w:sdtContent>
                  <w:ins w:author="Silvia Andreoletti" w:id="1" w:date="2026-10-13T09:57:31Z">
                    <w:r w:rsidDel="00000000" w:rsidR="00000000" w:rsidRPr="00000000">
                      <w:rPr>
                        <w:rtl w:val="0"/>
                      </w:rPr>
                    </w:r>
                  </w:ins>
                </w:sdtContent>
              </w:sdt>
              <w:ins w:author="Silvia Andreoletti" w:id="1" w:date="2026-10-13T09:57:31Z"/>
            </w:sdtContent>
          </w:sdt>
        </w:p>
      </w:sdtContent>
    </w:sdt>
    <w:sdt>
      <w:sdtPr>
        <w:id w:val="-1438983569"/>
        <w:tag w:val="goog_rdk_16"/>
      </w:sdtPr>
      <w:sdtContent>
        <w:p w:rsidR="00000000" w:rsidDel="00000000" w:rsidP="00000000" w:rsidRDefault="00000000" w:rsidRPr="00000000" w14:paraId="00000007">
          <w:pPr>
            <w:rPr>
              <w:ins w:author="Silvia Andreoletti" w:id="1" w:date="2026-10-13T09:57:31Z"/>
              <w:rPrChange w:author="Silvia Andreoletti" w:id="2" w:date="2026-10-13T09:57:31Z">
                <w:rPr>
                  <w:i w:val="1"/>
                  <w:iCs w:val="1"/>
                </w:rPr>
              </w:rPrChange>
            </w:rPr>
          </w:pPr>
          <w:sdt>
            <w:sdtPr>
              <w:id w:val="222264031"/>
              <w:tag w:val="goog_rdk_14"/>
            </w:sdtPr>
            <w:sdtContent>
              <w:ins w:author="Silvia Andreoletti" w:id="1" w:date="2026-10-13T09:57:31Z"/>
              <w:sdt>
                <w:sdtPr>
                  <w:id w:val="618570585"/>
                  <w:tag w:val="goog_rdk_15"/>
                </w:sdtPr>
                <w:sdtContent>
                  <w:ins w:author="Silvia Andreoletti" w:id="1" w:date="2026-10-13T09:57:31Z">
                    <w:r w:rsidDel="00000000" w:rsidR="00000000" w:rsidRPr="00000000">
                      <w:rPr>
                        <w:rtl w:val="0"/>
                        <w:rPrChange w:author="Silvia Andreoletti" w:id="2" w:date="2026-10-13T09:57:31Z">
                          <w:rPr>
                            <w:i w:val="1"/>
                            <w:iCs w:val="1"/>
                          </w:rPr>
                        </w:rPrChange>
                      </w:rPr>
                      <w:t xml:space="preserve">He is currently the Director of New International Ventures at Double Eagle, the leading independent oil and gas producer in the United States. In January 2026, he was appointed to the U.S. federal government’s National Petroleum Council.</w:t>
                    </w:r>
                  </w:ins>
                </w:sdtContent>
              </w:sdt>
              <w:ins w:author="Silvia Andreoletti" w:id="1" w:date="2026-10-13T09:57:31Z"/>
            </w:sdtContent>
          </w:sdt>
        </w:p>
      </w:sdtContent>
    </w:sdt>
    <w:sdt>
      <w:sdtPr>
        <w:id w:val="295885282"/>
        <w:tag w:val="goog_rdk_19"/>
      </w:sdtPr>
      <w:sdtContent>
        <w:p w:rsidR="00000000" w:rsidDel="00000000" w:rsidP="00000000" w:rsidRDefault="00000000" w:rsidRPr="00000000" w14:paraId="00000008">
          <w:pPr>
            <w:rPr>
              <w:ins w:author="Silvia Andreoletti" w:id="1" w:date="2026-10-13T09:57:31Z"/>
              <w:rPrChange w:author="Silvia Andreoletti" w:id="2" w:date="2026-10-13T09:57:31Z">
                <w:rPr>
                  <w:i w:val="1"/>
                  <w:iCs w:val="1"/>
                </w:rPr>
              </w:rPrChange>
            </w:rPr>
          </w:pPr>
          <w:sdt>
            <w:sdtPr>
              <w:id w:val="1428480464"/>
              <w:tag w:val="goog_rdk_17"/>
            </w:sdtPr>
            <w:sdtContent>
              <w:ins w:author="Silvia Andreoletti" w:id="1" w:date="2026-10-13T09:57:31Z"/>
              <w:sdt>
                <w:sdtPr>
                  <w:id w:val="1087203226"/>
                  <w:tag w:val="goog_rdk_18"/>
                </w:sdtPr>
                <w:sdtContent>
                  <w:ins w:author="Silvia Andreoletti" w:id="1" w:date="2026-10-13T09:57:31Z">
                    <w:r w:rsidDel="00000000" w:rsidR="00000000" w:rsidRPr="00000000">
                      <w:rPr>
                        <w:rtl w:val="0"/>
                      </w:rPr>
                    </w:r>
                  </w:ins>
                </w:sdtContent>
              </w:sdt>
              <w:ins w:author="Silvia Andreoletti" w:id="1" w:date="2026-10-13T09:57:31Z"/>
            </w:sdtContent>
          </w:sdt>
        </w:p>
      </w:sdtContent>
    </w:sdt>
    <w:sdt>
      <w:sdtPr>
        <w:id w:val="-804523857"/>
        <w:tag w:val="goog_rdk_22"/>
      </w:sdtPr>
      <w:sdtContent>
        <w:p w:rsidR="00000000" w:rsidDel="00000000" w:rsidP="00000000" w:rsidRDefault="00000000" w:rsidRPr="00000000" w14:paraId="00000009">
          <w:pPr>
            <w:rPr>
              <w:ins w:author="Silvia Andreoletti" w:id="1" w:date="2026-10-13T09:57:31Z"/>
              <w:rPrChange w:author="Silvia Andreoletti" w:id="2" w:date="2026-10-13T09:57:31Z">
                <w:rPr>
                  <w:i w:val="1"/>
                  <w:iCs w:val="1"/>
                </w:rPr>
              </w:rPrChange>
            </w:rPr>
          </w:pPr>
          <w:sdt>
            <w:sdtPr>
              <w:id w:val="-1489577776"/>
              <w:tag w:val="goog_rdk_20"/>
            </w:sdtPr>
            <w:sdtContent>
              <w:ins w:author="Silvia Andreoletti" w:id="1" w:date="2026-10-13T09:57:31Z"/>
              <w:sdt>
                <w:sdtPr>
                  <w:id w:val="-613648684"/>
                  <w:tag w:val="goog_rdk_21"/>
                </w:sdtPr>
                <w:sdtContent>
                  <w:ins w:author="Silvia Andreoletti" w:id="1" w:date="2026-10-13T09:57:31Z">
                    <w:r w:rsidDel="00000000" w:rsidR="00000000" w:rsidRPr="00000000">
                      <w:rPr>
                        <w:rtl w:val="0"/>
                        <w:rPrChange w:author="Silvia Andreoletti" w:id="2" w:date="2026-10-13T09:57:31Z">
                          <w:rPr>
                            <w:i w:val="1"/>
                            <w:iCs w:val="1"/>
                          </w:rPr>
                        </w:rPrChange>
                      </w:rPr>
                      <w:t xml:space="preserve">Dr. McPherson-Smith earned a doctorate in political science from the University of Oxford, a master of arts in Middle Eastern studies from Harvard University, and a bachelor's degree with honors in Land Economy from the University of Cambridge. His peer-reviewed research has been published in several leading academic journals. Dr. McPherson-Smith’s first book, Crude Calculations: Regime Stability, Economic Liberalization, and the Energy Transition, was published by Cambridge University Press in 2026.</w:t>
                    </w:r>
                  </w:ins>
                </w:sdtContent>
              </w:sdt>
              <w:ins w:author="Silvia Andreoletti" w:id="1" w:date="2026-10-13T09:57:31Z"/>
            </w:sdtContent>
          </w:sdt>
        </w:p>
      </w:sdtContent>
    </w:sdt>
    <w:sdt>
      <w:sdtPr>
        <w:id w:val="63119416"/>
        <w:tag w:val="goog_rdk_25"/>
      </w:sdtPr>
      <w:sdtContent>
        <w:p w:rsidR="00000000" w:rsidDel="00000000" w:rsidP="00000000" w:rsidRDefault="00000000" w:rsidRPr="00000000" w14:paraId="0000000A">
          <w:pPr>
            <w:rPr>
              <w:ins w:author="Silvia Andreoletti" w:id="1" w:date="2026-10-13T09:57:31Z"/>
              <w:rPrChange w:author="Silvia Andreoletti" w:id="2" w:date="2026-10-13T09:57:31Z">
                <w:rPr>
                  <w:i w:val="1"/>
                  <w:iCs w:val="1"/>
                </w:rPr>
              </w:rPrChange>
            </w:rPr>
          </w:pPr>
          <w:sdt>
            <w:sdtPr>
              <w:id w:val="825693797"/>
              <w:tag w:val="goog_rdk_23"/>
            </w:sdtPr>
            <w:sdtContent>
              <w:ins w:author="Silvia Andreoletti" w:id="1" w:date="2026-10-13T09:57:31Z"/>
              <w:sdt>
                <w:sdtPr>
                  <w:id w:val="-122052732"/>
                  <w:tag w:val="goog_rdk_24"/>
                </w:sdtPr>
                <w:sdtContent>
                  <w:ins w:author="Silvia Andreoletti" w:id="1" w:date="2026-10-13T09:57:31Z">
                    <w:r w:rsidDel="00000000" w:rsidR="00000000" w:rsidRPr="00000000">
                      <w:rPr>
                        <w:rtl w:val="0"/>
                      </w:rPr>
                    </w:r>
                  </w:ins>
                </w:sdtContent>
              </w:sdt>
              <w:ins w:author="Silvia Andreoletti" w:id="1" w:date="2026-10-13T09:57:31Z"/>
            </w:sdtContent>
          </w:sdt>
        </w:p>
      </w:sdtContent>
    </w:sdt>
    <w:sdt>
      <w:sdtPr>
        <w:id w:val="-1342885126"/>
        <w:tag w:val="goog_rdk_30"/>
      </w:sdtPr>
      <w:sdtContent>
        <w:p w:rsidR="00000000" w:rsidDel="00000000" w:rsidP="00000000" w:rsidRDefault="00000000" w:rsidRPr="00000000" w14:paraId="0000000B">
          <w:pPr>
            <w:rPr>
              <w:ins w:author="Silvia Andreoletti" w:id="1" w:date="2026-10-13T09:57:31Z"/>
              <w:rPrChange w:author="Silvia Andreoletti" w:id="2" w:date="2026-10-13T09:57:31Z">
                <w:rPr>
                  <w:i w:val="1"/>
                  <w:iCs w:val="1"/>
                </w:rPr>
              </w:rPrChange>
            </w:rPr>
          </w:pPr>
          <w:sdt>
            <w:sdtPr>
              <w:id w:val="2111223310"/>
              <w:tag w:val="goog_rdk_26"/>
            </w:sdtPr>
            <w:sdtContent>
              <w:ins w:author="Silvia Andreoletti" w:id="1" w:date="2026-10-13T09:57:31Z"/>
              <w:sdt>
                <w:sdtPr>
                  <w:id w:val="-161842106"/>
                  <w:tag w:val="goog_rdk_27"/>
                </w:sdtPr>
                <w:sdtContent>
                  <w:commentRangeStart w:id="1"/>
                </w:sdtContent>
              </w:sdt>
              <w:ins w:author="Silvia Andreoletti" w:id="1" w:date="2026-10-13T09:57:31Z">
                <w:sdt>
                  <w:sdtPr>
                    <w:id w:val="-552118051"/>
                    <w:tag w:val="goog_rdk_28"/>
                  </w:sdtPr>
                  <w:sdtContent>
                    <w:r w:rsidDel="00000000" w:rsidR="00000000" w:rsidRPr="00000000">
                      <w:rPr>
                        <w:b w:val="1"/>
                        <w:bCs w:val="1"/>
                        <w:rtl w:val="0"/>
                        <w:rPrChange w:author="Silvia Andreoletti" w:id="2" w:date="2026-10-13T09:57:31Z">
                          <w:rPr>
                            <w:i w:val="1"/>
                            <w:iCs w:val="1"/>
                          </w:rPr>
                        </w:rPrChange>
                      </w:rPr>
                      <w:t xml:space="preserve">Jasper Ostle</w:t>
                    </w:r>
                  </w:sdtContent>
                </w:sdt>
                <w:sdt>
                  <w:sdtPr>
                    <w:id w:val="-1446231170"/>
                    <w:tag w:val="goog_rdk_29"/>
                  </w:sdtPr>
                  <w:sdtContent>
                    <w:r w:rsidDel="00000000" w:rsidR="00000000" w:rsidRPr="00000000">
                      <w:rPr>
                        <w:rtl w:val="0"/>
                        <w:rPrChange w:author="Silvia Andreoletti" w:id="2" w:date="2026-10-13T09:57:31Z">
                          <w:rPr>
                            <w:i w:val="1"/>
                            <w:iCs w:val="1"/>
                          </w:rPr>
                        </w:rPrChange>
                      </w:rPr>
                      <w:t xml:space="preserve"> is the Head of Research and Education of the Adam Smith Institute.</w:t>
                    </w:r>
                  </w:sdtContent>
                </w:sdt>
              </w:ins>
            </w:sdtContent>
          </w:sdt>
        </w:p>
      </w:sdtContent>
    </w:sdt>
    <w:sdt>
      <w:sdtPr>
        <w:id w:val="-1599027914"/>
        <w:tag w:val="goog_rdk_33"/>
      </w:sdtPr>
      <w:sdtContent>
        <w:p w:rsidR="00000000" w:rsidDel="00000000" w:rsidP="00000000" w:rsidRDefault="00000000" w:rsidRPr="00000000" w14:paraId="0000000C">
          <w:pPr>
            <w:rPr>
              <w:ins w:author="Silvia Andreoletti" w:id="1" w:date="2026-10-13T09:57:31Z"/>
              <w:rPrChange w:author="Silvia Andreoletti" w:id="2" w:date="2026-10-13T09:57:31Z">
                <w:rPr>
                  <w:i w:val="1"/>
                  <w:iCs w:val="1"/>
                </w:rPr>
              </w:rPrChange>
            </w:rPr>
          </w:pPr>
          <w:sdt>
            <w:sdtPr>
              <w:id w:val="1964833029"/>
              <w:tag w:val="goog_rdk_31"/>
            </w:sdtPr>
            <w:sdtContent>
              <w:ins w:author="Silvia Andreoletti" w:id="1" w:date="2026-10-13T09:57:31Z"/>
              <w:sdt>
                <w:sdtPr>
                  <w:id w:val="-1925818592"/>
                  <w:tag w:val="goog_rdk_32"/>
                </w:sdtPr>
                <w:sdtContent>
                  <w:ins w:author="Silvia Andreoletti" w:id="1" w:date="2026-10-13T09:57:31Z">
                    <w:r w:rsidDel="00000000" w:rsidR="00000000" w:rsidRPr="00000000">
                      <w:rPr>
                        <w:rtl w:val="0"/>
                      </w:rPr>
                    </w:r>
                  </w:ins>
                </w:sdtContent>
              </w:sdt>
              <w:ins w:author="Silvia Andreoletti" w:id="1" w:date="2026-10-13T09:57:31Z"/>
            </w:sdtContent>
          </w:sdt>
        </w:p>
      </w:sdtContent>
    </w:sdt>
    <w:sdt>
      <w:sdtPr>
        <w:id w:val="551750854"/>
        <w:tag w:val="goog_rdk_37"/>
      </w:sdtPr>
      <w:sdtContent>
        <w:p w:rsidR="00000000" w:rsidDel="00000000" w:rsidP="00000000" w:rsidRDefault="00000000" w:rsidRPr="00000000" w14:paraId="0000000D">
          <w:pPr>
            <w:rPr>
              <w:ins w:author="Silvia Andreoletti" w:id="1" w:date="2026-10-13T09:57:31Z"/>
              <w:b w:val="0"/>
              <w:bCs w:val="0"/>
              <w:sz w:val="24"/>
              <w:szCs w:val="24"/>
              <w:rPrChange w:author="Silvia Andreoletti" w:id="2" w:date="2026-10-13T09:57:31Z">
                <w:rPr>
                  <w:i w:val="1"/>
                  <w:iCs w:val="1"/>
                </w:rPr>
              </w:rPrChange>
            </w:rPr>
          </w:pPr>
          <w:sdt>
            <w:sdtPr>
              <w:id w:val="1870603303"/>
              <w:tag w:val="goog_rdk_34"/>
            </w:sdtPr>
            <w:sdtContent>
              <w:ins w:author="Silvia Andreoletti" w:id="1" w:date="2026-10-13T09:57:31Z"/>
              <w:sdt>
                <w:sdtPr>
                  <w:id w:val="1954566864"/>
                  <w:tag w:val="goog_rdk_35"/>
                </w:sdtPr>
                <w:sdtContent>
                  <w:ins w:author="Silvia Andreoletti" w:id="1" w:date="2026-10-13T09:57:31Z">
                    <w:r w:rsidDel="00000000" w:rsidR="00000000" w:rsidRPr="00000000">
                      <w:rPr>
                        <w:rtl w:val="0"/>
                        <w:rPrChange w:author="Silvia Andreoletti" w:id="2" w:date="2026-10-13T09:57:31Z">
                          <w:rPr>
                            <w:i w:val="1"/>
                            <w:iCs w:val="1"/>
                          </w:rPr>
                        </w:rPrChange>
                      </w:rPr>
                      <w:t xml:space="preserve">Before joining the ASI, he graduated from the University of Cambridge with a first-class BA in Human, Social and Political Sciences. He specialised in comparative politics and intellectual history.</w:t>
                    </w:r>
                  </w:ins>
                </w:sdtContent>
              </w:sdt>
              <w:ins w:author="Silvia Andreoletti" w:id="1" w:date="2026-10-13T09:57:31Z">
                <w:sdt>
                  <w:sdtPr>
                    <w:id w:val="805601541"/>
                    <w:tag w:val="goog_rdk_36"/>
                  </w:sdtPr>
                  <w:sdtContent>
                    <w:r w:rsidDel="00000000" w:rsidR="00000000" w:rsidRPr="00000000">
                      <w:rPr>
                        <w:b w:val="0"/>
                        <w:bCs w:val="0"/>
                        <w:sz w:val="24"/>
                        <w:szCs w:val="24"/>
                        <w:rtl w:val="0"/>
                        <w:rPrChange w:author="Silvia Andreoletti" w:id="2" w:date="2026-10-13T09:57:31Z">
                          <w:rPr>
                            <w:i w:val="1"/>
                            <w:iCs w:val="1"/>
                          </w:rPr>
                        </w:rPrChange>
                      </w:rPr>
                      <w:t xml:space="preserve">Jasper manages the public policy research of the ASI. </w:t>
                    </w:r>
                  </w:sdtContent>
                </w:sdt>
              </w:ins>
            </w:sdtContent>
          </w:sdt>
        </w:p>
      </w:sdtContent>
    </w:sdt>
    <w:sdt>
      <w:sdtPr>
        <w:id w:val="319017220"/>
        <w:tag w:val="goog_rdk_40"/>
      </w:sdtPr>
      <w:sdtContent>
        <w:p w:rsidR="00000000" w:rsidDel="00000000" w:rsidP="00000000" w:rsidRDefault="00000000" w:rsidRPr="00000000" w14:paraId="0000000E">
          <w:pPr>
            <w:rPr>
              <w:ins w:author="Silvia Andreoletti" w:id="1" w:date="2026-10-13T09:57:31Z"/>
              <w:rPrChange w:author="Silvia Andreoletti" w:id="2" w:date="2026-10-13T09:57:31Z">
                <w:rPr>
                  <w:i w:val="1"/>
                  <w:iCs w:val="1"/>
                </w:rPr>
              </w:rPrChange>
            </w:rPr>
          </w:pPr>
          <w:sdt>
            <w:sdtPr>
              <w:id w:val="1754304519"/>
              <w:tag w:val="goog_rdk_38"/>
            </w:sdtPr>
            <w:sdtContent>
              <w:ins w:author="Silvia Andreoletti" w:id="1" w:date="2026-10-13T09:57:31Z"/>
              <w:sdt>
                <w:sdtPr>
                  <w:id w:val="-894725417"/>
                  <w:tag w:val="goog_rdk_39"/>
                </w:sdtPr>
                <w:sdtContent>
                  <w:ins w:author="Silvia Andreoletti" w:id="1" w:date="2026-10-13T09:57:31Z">
                    <w:r w:rsidDel="00000000" w:rsidR="00000000" w:rsidRPr="00000000">
                      <w:rPr>
                        <w:rtl w:val="0"/>
                      </w:rPr>
                    </w:r>
                  </w:ins>
                </w:sdtContent>
              </w:sdt>
              <w:ins w:author="Silvia Andreoletti" w:id="1" w:date="2026-10-13T09:57:31Z"/>
            </w:sdtContent>
          </w:sdt>
        </w:p>
      </w:sdtContent>
    </w:sdt>
    <w:sdt>
      <w:sdtPr>
        <w:id w:val="1203800739"/>
        <w:tag w:val="goog_rdk_44"/>
      </w:sdtPr>
      <w:sdtContent>
        <w:p w:rsidR="00000000" w:rsidDel="00000000" w:rsidP="00000000" w:rsidRDefault="00000000" w:rsidRPr="00000000" w14:paraId="0000000F">
          <w:pPr>
            <w:rPr>
              <w:ins w:author="Silvia Andreoletti" w:id="3" w:date="2026-10-13T09:57:45Z"/>
            </w:rPr>
          </w:pPr>
          <w:sdt>
            <w:sdtPr>
              <w:id w:val="520144162"/>
              <w:tag w:val="goog_rdk_41"/>
            </w:sdtPr>
            <w:sdtContent>
              <w:ins w:author="Silvia Andreoletti" w:id="1" w:date="2026-10-13T09:57:31Z"/>
              <w:sdt>
                <w:sdtPr>
                  <w:id w:val="1085557147"/>
                  <w:tag w:val="goog_rdk_42"/>
                </w:sdtPr>
                <w:sdtContent>
                  <w:ins w:author="Silvia Andreoletti" w:id="1" w:date="2026-10-13T09:57:31Z">
                    <w:r w:rsidDel="00000000" w:rsidR="00000000" w:rsidRPr="00000000">
                      <w:rPr>
                        <w:b w:val="0"/>
                        <w:bCs w:val="0"/>
                        <w:sz w:val="24"/>
                        <w:szCs w:val="24"/>
                        <w:rtl w:val="0"/>
                        <w:rPrChange w:author="Silvia Andreoletti" w:id="2" w:date="2026-10-13T09:57:31Z">
                          <w:rPr>
                            <w:i w:val="1"/>
                            <w:iCs w:val="1"/>
                          </w:rPr>
                        </w:rPrChange>
                      </w:rPr>
                      <w:t xml:space="preserve">He has contributed towards publications on sanctions, housing, energy, tax and more. He also coordinates all educational projects, including talks at schools and universities, student outreach and academic publications.</w:t>
                    </w:r>
                  </w:ins>
                </w:sdtContent>
              </w:sdt>
              <w:ins w:author="Silvia Andreoletti" w:id="1" w:date="2026-10-13T09:57:31Z"/>
            </w:sdtContent>
          </w:sdt>
          <w:r w:rsidDel="00000000" w:rsidR="00000000" w:rsidRPr="00000000">
            <w:rPr>
              <w:rtl w:val="0"/>
            </w:rPr>
            <w:br w:type="textWrapping"/>
          </w:r>
          <w:sdt>
            <w:sdtPr>
              <w:id w:val="-2086799761"/>
              <w:tag w:val="goog_rdk_43"/>
            </w:sdtPr>
            <w:sdtContent>
              <w:ins w:author="Silvia Andreoletti" w:id="3" w:date="2026-10-13T09:57:45Z">
                <w:commentRangeEnd w:id="1"/>
                <w:r w:rsidDel="00000000" w:rsidR="00000000" w:rsidRPr="00000000">
                  <w:commentReference w:id="1"/>
                </w:r>
                <w:r w:rsidDel="00000000" w:rsidR="00000000" w:rsidRPr="00000000">
                  <w:rPr>
                    <w:rtl w:val="0"/>
                  </w:rPr>
                </w:r>
              </w:ins>
            </w:sdtContent>
          </w:sdt>
        </w:p>
      </w:sdtContent>
    </w:sdt>
    <w:sdt>
      <w:sdtPr>
        <w:id w:val="-1135577371"/>
        <w:tag w:val="goog_rdk_47"/>
      </w:sdtPr>
      <w:sdtContent>
        <w:p w:rsidR="00000000" w:rsidDel="00000000" w:rsidP="00000000" w:rsidRDefault="00000000" w:rsidRPr="00000000" w14:paraId="00000010">
          <w:pPr>
            <w:rPr>
              <w:ins w:author="Silvia Andreoletti" w:id="3" w:date="2026-10-13T09:57:45Z"/>
              <w:b w:val="1"/>
              <w:bCs w:val="1"/>
              <w:sz w:val="28"/>
              <w:szCs w:val="28"/>
              <w:rPrChange w:author="Silvia Andreoletti" w:id="4" w:date="2026-10-13T09:57:45Z">
                <w:rPr/>
              </w:rPrChange>
            </w:rPr>
          </w:pPr>
          <w:sdt>
            <w:sdtPr>
              <w:id w:val="57571461"/>
              <w:tag w:val="goog_rdk_45"/>
            </w:sdtPr>
            <w:sdtContent>
              <w:ins w:author="Silvia Andreoletti" w:id="3" w:date="2026-10-13T09:57:45Z"/>
              <w:sdt>
                <w:sdtPr>
                  <w:id w:val="-1328627866"/>
                  <w:tag w:val="goog_rdk_46"/>
                </w:sdtPr>
                <w:sdtContent>
                  <w:ins w:author="Silvia Andreoletti" w:id="3" w:date="2026-10-13T09:57:45Z">
                    <w:r w:rsidDel="00000000" w:rsidR="00000000" w:rsidRPr="00000000">
                      <w:rPr>
                        <w:rtl w:val="0"/>
                      </w:rPr>
                    </w:r>
                  </w:ins>
                </w:sdtContent>
              </w:sdt>
              <w:ins w:author="Silvia Andreoletti" w:id="3" w:date="2026-10-13T09:57:45Z"/>
            </w:sdtContent>
          </w:sdt>
        </w:p>
      </w:sdtContent>
    </w:sdt>
    <w:sdt>
      <w:sdtPr>
        <w:id w:val="1427620888"/>
        <w:tag w:val="goog_rdk_50"/>
      </w:sdtPr>
      <w:sdtContent>
        <w:p w:rsidR="00000000" w:rsidDel="00000000" w:rsidP="00000000" w:rsidRDefault="00000000" w:rsidRPr="00000000" w14:paraId="00000011">
          <w:pPr>
            <w:rPr>
              <w:ins w:author="Silvia Andreoletti" w:id="3" w:date="2026-10-13T09:57:45Z"/>
              <w:b w:val="1"/>
              <w:bCs w:val="1"/>
              <w:sz w:val="28"/>
              <w:szCs w:val="28"/>
              <w:rPrChange w:author="Silvia Andreoletti" w:id="4" w:date="2026-10-13T09:57:45Z">
                <w:rPr/>
              </w:rPrChange>
            </w:rPr>
          </w:pPr>
          <w:sdt>
            <w:sdtPr>
              <w:id w:val="805134409"/>
              <w:tag w:val="goog_rdk_48"/>
            </w:sdtPr>
            <w:sdtContent>
              <w:ins w:author="Silvia Andreoletti" w:id="3" w:date="2026-10-13T09:57:45Z"/>
              <w:sdt>
                <w:sdtPr>
                  <w:id w:val="-1039616667"/>
                  <w:tag w:val="goog_rdk_49"/>
                </w:sdtPr>
                <w:sdtContent>
                  <w:ins w:author="Silvia Andreoletti" w:id="3" w:date="2026-10-13T09:57:45Z">
                    <w:r w:rsidDel="00000000" w:rsidR="00000000" w:rsidRPr="00000000">
                      <w:rPr>
                        <w:rtl w:val="0"/>
                      </w:rPr>
                    </w:r>
                  </w:ins>
                </w:sdtContent>
              </w:sdt>
              <w:ins w:author="Silvia Andreoletti" w:id="3" w:date="2026-10-13T09:57:45Z"/>
            </w:sdtContent>
          </w:sdt>
        </w:p>
      </w:sdtContent>
    </w:sdt>
    <w:sdt>
      <w:sdtPr>
        <w:id w:val="-1743861118"/>
        <w:tag w:val="goog_rdk_51"/>
      </w:sdtPr>
      <w:sdtContent>
        <w:p w:rsidR="00000000" w:rsidDel="00000000" w:rsidP="00000000" w:rsidRDefault="00000000" w:rsidRPr="00000000" w14:paraId="00000012">
          <w:pPr>
            <w:rPr>
              <w:b w:val="1"/>
              <w:bCs w:val="1"/>
              <w:sz w:val="28"/>
              <w:szCs w:val="28"/>
            </w:rPr>
            <w:pPrChange w:author="Silvia Andreoletti" w:id="0" w:date="2026-10-13T09:57:31Z">
              <w:pPr>
                <w:pStyle w:val="Heading1"/>
              </w:pPr>
            </w:pPrChange>
          </w:pPr>
          <w:bookmarkStart w:colFirst="0" w:colLast="0" w:name="_heading=h.swfyitj6z7fe" w:id="0"/>
          <w:bookmarkEnd w:id="0"/>
          <w:r w:rsidDel="00000000" w:rsidR="00000000" w:rsidRPr="00000000">
            <w:rPr>
              <w:b w:val="1"/>
              <w:bCs w:val="1"/>
              <w:sz w:val="28"/>
              <w:szCs w:val="28"/>
              <w:rtl w:val="0"/>
            </w:rPr>
            <w:t xml:space="preserve">Introduction</w:t>
          </w:r>
        </w:p>
      </w:sdtContent>
    </w:sdt>
    <w:p w:rsidR="00000000" w:rsidDel="00000000" w:rsidP="00000000" w:rsidRDefault="00000000" w:rsidRPr="00000000" w14:paraId="00000013">
      <w:pPr>
        <w:rPr/>
      </w:pPr>
      <w:r w:rsidDel="00000000" w:rsidR="00000000" w:rsidRPr="00000000">
        <w:rPr>
          <w:rtl w:val="0"/>
        </w:rPr>
        <w:t xml:space="preserve">Energy security is a necessary condition for any prosperous country. Every industry within a modern economy relies upon a predictable supply of energy inputs, whether it be natural gas to produce fertilizer, aviation fuel to propel fighter jets, or electricity to power the SWIFT messaging system that underpins the global banking system.</w:t>
      </w:r>
    </w:p>
    <w:p w:rsidR="00000000" w:rsidDel="00000000" w:rsidP="00000000" w:rsidRDefault="00000000" w:rsidRPr="00000000" w14:paraId="00000014">
      <w:pPr>
        <w:jc w:val="both"/>
        <w:rPr/>
      </w:pPr>
      <w:r w:rsidDel="00000000" w:rsidR="00000000" w:rsidRPr="00000000">
        <w:rPr>
          <w:rtl w:val="0"/>
        </w:rPr>
        <w:br w:type="textWrapping"/>
        <w:t xml:space="preserve">Equally as important is the role of energy security in social and political stability. Energy is an unavoidable expense for lighting, cooking, heating, or cooling for every household. Because energy is a fundamental input for modern life, high energy costs constitute a regressive tax upon lower income consumers, where a greater portion of their income is lost to rising energy prices than their wealthier peers. When energy supplies are even more fragile, the resulting price hikes, blackouts, and rationing can incite unrest. For example, in April 2026, protestors across Ireland barricaded energy infrastructure sites in protest of a 20% rise in diesel prices.</w:t>
      </w:r>
      <w:r w:rsidDel="00000000" w:rsidR="00000000" w:rsidRPr="00000000">
        <w:rPr>
          <w:vertAlign w:val="superscript"/>
        </w:rPr>
        <w:footnoteReference w:customMarkFollows="0" w:id="0"/>
      </w:r>
      <w:r w:rsidDel="00000000" w:rsidR="00000000" w:rsidRPr="00000000">
        <w:rPr>
          <w:rtl w:val="0"/>
        </w:rPr>
        <w:t xml:space="preserve"> Later, in September, rolling blackouts in parts of Karachi, Pakistan resulted in protests, road blockades, and vehicles being set on fire.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Given its importance for social and economic prosperity, energy security is also crucial for national security. In both history and current global affairs, examples abound of countries utilizing their energy security—or seeking to ameliorate their energy security weakness—as part of their foreign policy. For example, imperial Japan’s lack of domestic fuel resources, coupled with British, Dutch, and American restrictions on selling oil to Japan, was a key factor that brought Japan into direct conflict with the aforementioned western powers during the Second World War. Conversely, Russia’s full-scale invasion of Ukraine in 2022 was emboldened by the belief among Russian senior policymakers that continental Europe’s historic dependence upon Russian natural gas would mute a robust response.</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Style w:val="Heading1"/>
        <w:rPr>
          <w:sz w:val="28"/>
          <w:szCs w:val="28"/>
        </w:rPr>
      </w:pPr>
      <w:bookmarkStart w:colFirst="0" w:colLast="0" w:name="_heading=h.z59anqujm7g7" w:id="1"/>
      <w:bookmarkEnd w:id="1"/>
      <w:r w:rsidDel="00000000" w:rsidR="00000000" w:rsidRPr="00000000">
        <w:rPr>
          <w:sz w:val="28"/>
          <w:szCs w:val="28"/>
          <w:rtl w:val="0"/>
        </w:rPr>
        <w:t xml:space="preserve">The Global Energy Security Index in context</w:t>
      </w:r>
    </w:p>
    <w:p w:rsidR="00000000" w:rsidDel="00000000" w:rsidP="00000000" w:rsidRDefault="00000000" w:rsidRPr="00000000" w14:paraId="00000019">
      <w:pPr>
        <w:jc w:val="both"/>
        <w:rPr/>
      </w:pPr>
      <w:r w:rsidDel="00000000" w:rsidR="00000000" w:rsidRPr="00000000">
        <w:rPr>
          <w:rtl w:val="0"/>
        </w:rPr>
        <w:t xml:space="preserve">In light of the importance of energy security to human prosperity, the Adam Smith Institute’s annual Global Energy Security Index offers a unique, annual snapshot for how almost every country on earth compares across key metrics of energy security. Due to its focus and breadth, the Global Energy Security Index is the first of its kind. Other annual indices or rankings of energy security have considered extraneous factors, such as energy “equity,” or environmental sustainability.</w:t>
      </w:r>
      <w:r w:rsidDel="00000000" w:rsidR="00000000" w:rsidRPr="00000000">
        <w:rPr>
          <w:vertAlign w:val="superscript"/>
        </w:rPr>
        <w:footnoteReference w:customMarkFollows="0" w:id="3"/>
      </w:r>
      <w:r w:rsidDel="00000000" w:rsidR="00000000" w:rsidRPr="00000000">
        <w:rPr>
          <w:rtl w:val="0"/>
        </w:rPr>
        <w:t xml:space="preserve"> Others focus not on a country’s energy security today, but, rather, progression towards decarbonization.</w:t>
      </w:r>
      <w:r w:rsidDel="00000000" w:rsidR="00000000" w:rsidRPr="00000000">
        <w:rPr>
          <w:vertAlign w:val="superscript"/>
        </w:rPr>
        <w:footnoteReference w:customMarkFollows="0" w:id="4"/>
      </w:r>
      <w:r w:rsidDel="00000000" w:rsidR="00000000" w:rsidRPr="00000000">
        <w:rPr>
          <w:rtl w:val="0"/>
        </w:rPr>
        <w:t xml:space="preserve"> While numerous scholars have similarly quantified various countries’ energy security, their assessments have only considered a single year or bounded time period.</w:t>
      </w:r>
      <w:r w:rsidDel="00000000" w:rsidR="00000000" w:rsidRPr="00000000">
        <w:rPr>
          <w:vertAlign w:val="superscript"/>
        </w:rPr>
        <w:footnoteReference w:customMarkFollows="0" w:id="5"/>
      </w:r>
      <w:r w:rsidDel="00000000" w:rsidR="00000000" w:rsidRPr="00000000">
        <w:rPr>
          <w:rtl w:val="0"/>
        </w:rPr>
        <w:t xml:space="preserve"> In contrast, the Global Energy Security Index is structured to enable annual replicability, thereby serving as a continuous assessment of energy security.</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Global Energy Security Index assesses energy security across four key factors:</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b w:val="1"/>
          <w:bCs w:val="1"/>
          <w:rtl w:val="0"/>
        </w:rPr>
        <w:t xml:space="preserve">Dispatchability</w:t>
      </w:r>
      <w:r w:rsidDel="00000000" w:rsidR="00000000" w:rsidRPr="00000000">
        <w:rPr>
          <w:rtl w:val="0"/>
        </w:rPr>
        <w:t xml:space="preserve">—the ability of a country’s population to generate electricity in a predictable manner is a key element of energy security. Though no single source of electricity can ever be completely reliable in every scenario across time, hydro, geothermal, coal, natural gas, biomass, and nuclear provide predictable and dispatchable power when needed. They can be relied upon irrespective of weather conditions. In contrast, wind, solar, and tide and wave energy are all beholden to the weather. Countries that have a greater share of dispatchable electricity score higher on this component.</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Diversity</w:t>
      </w:r>
      <w:r w:rsidDel="00000000" w:rsidR="00000000" w:rsidRPr="00000000">
        <w:rPr>
          <w:rtl w:val="0"/>
        </w:rPr>
        <w:t xml:space="preserve">—a narrow reliance upon one or two sources of energy risks exacerbating the impact of a given shortfall or price rise. For example, a total reliance on natural gas risks exposing consumers to the often-volatile fluctuations of the international gas market, while a complete reliance on wind leaves a country’s energy security to the mercy of the weather. Conversely, a balanced use of different sources of energy provides a hedge against unforeseen, sudden, and uncontrollable adverse impacts upon any one given source of energy. Countries that rely on fewer sources of energy score poorer on this component, while those that are more evenly balanced across more sources score higher.</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Import security</w:t>
      </w:r>
      <w:r w:rsidDel="00000000" w:rsidR="00000000" w:rsidRPr="00000000">
        <w:rPr>
          <w:rtl w:val="0"/>
        </w:rPr>
        <w:t xml:space="preserve">—A country’s ability to produce more energy than it consumes provides a buffer for moments when supply is disrupted or domestic demand increases. It furthermore enables a country to reorient exports towards energy insecure allies when their vulnerability is exploited by hostile actors. For countries that are energy import reliant, the concentration of that reliance is a weakness. However, a diversified (and thus hedged) source of energy imports from numerous trade partners relatively enhances the importer’s energy security. Furthermore, the political stability of the countries that supply a net energy importer—as well as their own domestic political stability—are important factors. Relying upon unstable suppliers, or being a potentially unreliable customer with higher domestic political risk, exacerbates energy insecurity. Countries that are net exporters, or that rely upon numerous, politically stable suppliers score higher on this component. Countries that are reliant on few, politically unstable energy exporters score lower.</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bCs w:val="1"/>
          <w:rtl w:val="0"/>
        </w:rPr>
        <w:t xml:space="preserve">Ability to pay</w:t>
      </w:r>
      <w:r w:rsidDel="00000000" w:rsidR="00000000" w:rsidRPr="00000000">
        <w:rPr>
          <w:rtl w:val="0"/>
        </w:rPr>
        <w:t xml:space="preserve">—Energy is an international commodity and, during global shortage, a population’s ability to pay a premium enables access to a scarce resource. Alternatively, the inability to marshal financial resources results in local demand destruction. Countries that are wealthier on a per capita basis score higher on this component, while those that are poorer score lower.</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1"/>
        <w:rPr>
          <w:sz w:val="28"/>
          <w:szCs w:val="28"/>
        </w:rPr>
      </w:pPr>
      <w:bookmarkStart w:colFirst="0" w:colLast="0" w:name="_heading=h.a2jyz4mvcre7" w:id="2"/>
      <w:bookmarkEnd w:id="2"/>
      <w:r w:rsidDel="00000000" w:rsidR="00000000" w:rsidRPr="00000000">
        <w:rPr>
          <w:sz w:val="28"/>
          <w:szCs w:val="28"/>
          <w:rtl w:val="0"/>
        </w:rPr>
        <w:t xml:space="preserve">Policies that support energy security</w:t>
      </w:r>
    </w:p>
    <w:p w:rsidR="00000000" w:rsidDel="00000000" w:rsidP="00000000" w:rsidRDefault="00000000" w:rsidRPr="00000000" w14:paraId="00000027">
      <w:pPr>
        <w:jc w:val="both"/>
        <w:rPr/>
      </w:pPr>
      <w:r w:rsidDel="00000000" w:rsidR="00000000" w:rsidRPr="00000000">
        <w:rPr>
          <w:rtl w:val="0"/>
        </w:rPr>
        <w:t xml:space="preserve">Energy security is not a proxy for natural resource endowment. The Republic of Chad, for example, is a net energy exporter, but is among the lowest ranked countries in the Global Energy Security Index. Meanwhile, Switzerland lacks any fossil fuel production but still ranks in the top 10 countries within the 2026 edition of the Index. Rather, energy security—like prosperity generally—is the product of deliberate policy choices that enhance competition, innovation, and natural resource discovery. As the late Baroness Thatcher observed, “the countries with few natural resources–such as Switzerland, Japan, Hong Kong, Taiwan and Singapore–are the most prosperous, because their enterprise is encouraged”.</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Natural resources are only valuable when they are accompanied with the policies that allow their exploitation. This includes both access to subsurface resources, such as coal, oil, or natural gas, as well as the ability to construct surface infrastructure, such as pipelines, compressor stations, access roads, refineries, liquified natural gas (LNG) facilities, and power plants. Though wind, solar, and tide and wave power are not dispatchable, they nonetheless can diversify a country’s reliance on fossil fuels. This renewable diversity, however, similarly requires the unimpeded ability to build surface infrastructure.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State-backed mandates, privileges, quotas, and subsidies all risk eroding a country’s energy security. For example, the decision to phase out nuclear power in Germany has made the country a net-importer of electricity in recent years.</w:t>
      </w:r>
      <w:r w:rsidDel="00000000" w:rsidR="00000000" w:rsidRPr="00000000">
        <w:rPr>
          <w:vertAlign w:val="superscript"/>
        </w:rPr>
        <w:footnoteReference w:customMarkFollows="0" w:id="7"/>
      </w:r>
      <w:r w:rsidDel="00000000" w:rsidR="00000000" w:rsidRPr="00000000">
        <w:rPr>
          <w:rtl w:val="0"/>
        </w:rPr>
        <w:t xml:space="preserve"> Coupled with the phase out of coal power and the aggressive state promotion of wind and solar, uncharacteristically cloudy and windless weather in December 2024 pushed German electricity prices to crisis levels.</w:t>
      </w:r>
      <w:r w:rsidDel="00000000" w:rsidR="00000000" w:rsidRPr="00000000">
        <w:rPr>
          <w:vertAlign w:val="superscript"/>
        </w:rPr>
        <w:footnoteReference w:customMarkFollows="0" w:id="8"/>
      </w:r>
      <w:r w:rsidDel="00000000" w:rsidR="00000000" w:rsidRPr="00000000">
        <w:rPr>
          <w:rtl w:val="0"/>
        </w:rPr>
        <w:t xml:space="preserve"> Burdensome micromanaging of a country’s energy industry similarly risks eroding national energy security. In the early 2000s, the Argentine government’s efforts to regulate the price and exports of natural gas drove foreign direct investment in the energy industry, “from 0.6 percent of GDP in 2005 to virtually zero in 2011,” while energy-rich Argentina became a net importer of natural gas.</w:t>
      </w:r>
      <w:r w:rsidDel="00000000" w:rsidR="00000000" w:rsidRPr="00000000">
        <w:rPr>
          <w:vertAlign w:val="superscript"/>
          <w:rtl w:val="0"/>
        </w:rPr>
        <w:t xml:space="preserve"> </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Open and diversified trade relations can enhance energy security by hedging the risk of an individual supplier. Singapore, for example, lacks domestic energy resources and, in addition to free trade agreements with the United States, European Union, and China, has zero tariffs on energy imports. Though Singapore relies primarily on natural gas for electricity generation, in 2024 no single country supplied more than 30% of Singapore’s natural gas.</w:t>
      </w:r>
      <w:r w:rsidDel="00000000" w:rsidR="00000000" w:rsidRPr="00000000">
        <w:rPr>
          <w:vertAlign w:val="superscript"/>
        </w:rPr>
        <w:footnoteReference w:customMarkFollows="0" w:id="10"/>
      </w:r>
      <w:r w:rsidDel="00000000" w:rsidR="00000000" w:rsidRPr="00000000">
        <w:rPr>
          <w:rtl w:val="0"/>
        </w:rPr>
        <w:t xml:space="preserve"> Conversely, India’s recent efforts to reduce imports of foreign coal risked making the country less energy secure. In 2020, India’s Ministry of Power encouraged state governments to reduce their imports of coal. However, according to the Ministry of Power, “if there would have been no import for blending purpose, the coal stock available at DCB [domestic coal-based] plants would have reduced to zero by September, 2022”.</w:t>
      </w:r>
      <w:r w:rsidDel="00000000" w:rsidR="00000000" w:rsidRPr="00000000">
        <w:rPr>
          <w:vertAlign w:val="superscript"/>
        </w:rPr>
        <w:footnoteReference w:customMarkFollows="0" w:id="11"/>
      </w:r>
      <w:r w:rsidDel="00000000" w:rsidR="00000000" w:rsidRPr="00000000">
        <w:rPr>
          <w:rtl w:val="0"/>
        </w:rPr>
        <w:t xml:space="preserve"> The Indian government subsequently reversed course.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sz w:val="28"/>
          <w:szCs w:val="28"/>
        </w:rPr>
      </w:pPr>
      <w:bookmarkStart w:colFirst="0" w:colLast="0" w:name="_heading=h.phqozbvpylqh" w:id="3"/>
      <w:bookmarkEnd w:id="3"/>
      <w:r w:rsidDel="00000000" w:rsidR="00000000" w:rsidRPr="00000000">
        <w:rPr>
          <w:sz w:val="28"/>
          <w:szCs w:val="28"/>
          <w:rtl w:val="0"/>
        </w:rPr>
        <w:t xml:space="preserve">Global Energy Security Index 2026</w:t>
      </w:r>
    </w:p>
    <w:p w:rsidR="00000000" w:rsidDel="00000000" w:rsidP="00000000" w:rsidRDefault="00000000" w:rsidRPr="00000000" w14:paraId="0000003C">
      <w:pPr>
        <w:widowControl w:val="0"/>
        <w:spacing w:line="276" w:lineRule="auto"/>
        <w:jc w:val="left"/>
        <w:rPr>
          <w:sz w:val="22"/>
          <w:szCs w:val="22"/>
        </w:rPr>
      </w:pPr>
      <w:r w:rsidDel="00000000" w:rsidR="00000000" w:rsidRPr="00000000">
        <w:rPr>
          <w:rtl w:val="0"/>
        </w:rPr>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3945"/>
        <w:gridCol w:w="4140"/>
        <w:tblGridChange w:id="0">
          <w:tblGrid>
            <w:gridCol w:w="1290"/>
            <w:gridCol w:w="3945"/>
            <w:gridCol w:w="4140"/>
          </w:tblGrid>
        </w:tblGridChange>
      </w:tblGrid>
      <w:tr>
        <w:trPr>
          <w:cantSplit w:val="0"/>
          <w:trHeight w:val="640" w:hRule="atLeast"/>
          <w:tblHeader w:val="0"/>
        </w:trPr>
        <w:tc>
          <w:tcPr>
            <w:shd w:fill="1f4e78" w:val="clear"/>
            <w:vAlign w:val="center"/>
          </w:tcPr>
          <w:p w:rsidR="00000000" w:rsidDel="00000000" w:rsidP="00000000" w:rsidRDefault="00000000" w:rsidRPr="00000000" w14:paraId="0000003D">
            <w:pPr>
              <w:jc w:val="center"/>
              <w:rPr>
                <w:b w:val="1"/>
                <w:bCs w:val="1"/>
                <w:sz w:val="22"/>
                <w:szCs w:val="22"/>
              </w:rPr>
            </w:pPr>
            <w:r w:rsidDel="00000000" w:rsidR="00000000" w:rsidRPr="00000000">
              <w:rPr>
                <w:b w:val="1"/>
                <w:bCs w:val="1"/>
                <w:sz w:val="22"/>
                <w:szCs w:val="22"/>
                <w:rtl w:val="0"/>
              </w:rPr>
              <w:t xml:space="preserve">Rank</w:t>
            </w:r>
          </w:p>
        </w:tc>
        <w:tc>
          <w:tcPr>
            <w:shd w:fill="1f4e78" w:val="clear"/>
            <w:vAlign w:val="center"/>
          </w:tcPr>
          <w:p w:rsidR="00000000" w:rsidDel="00000000" w:rsidP="00000000" w:rsidRDefault="00000000" w:rsidRPr="00000000" w14:paraId="0000003E">
            <w:pPr>
              <w:jc w:val="center"/>
              <w:rPr>
                <w:b w:val="1"/>
                <w:bCs w:val="1"/>
                <w:sz w:val="22"/>
                <w:szCs w:val="22"/>
              </w:rPr>
            </w:pPr>
            <w:r w:rsidDel="00000000" w:rsidR="00000000" w:rsidRPr="00000000">
              <w:rPr>
                <w:b w:val="1"/>
                <w:bCs w:val="1"/>
                <w:sz w:val="22"/>
                <w:szCs w:val="22"/>
                <w:rtl w:val="0"/>
              </w:rPr>
              <w:t xml:space="preserve">Country</w:t>
            </w:r>
          </w:p>
        </w:tc>
        <w:tc>
          <w:tcPr>
            <w:shd w:fill="1f4e78" w:val="clear"/>
            <w:vAlign w:val="center"/>
          </w:tcPr>
          <w:p w:rsidR="00000000" w:rsidDel="00000000" w:rsidP="00000000" w:rsidRDefault="00000000" w:rsidRPr="00000000" w14:paraId="0000003F">
            <w:pPr>
              <w:jc w:val="center"/>
              <w:rPr>
                <w:b w:val="1"/>
                <w:bCs w:val="1"/>
                <w:sz w:val="22"/>
                <w:szCs w:val="22"/>
              </w:rPr>
            </w:pPr>
            <w:r w:rsidDel="00000000" w:rsidR="00000000" w:rsidRPr="00000000">
              <w:rPr>
                <w:b w:val="1"/>
                <w:bCs w:val="1"/>
                <w:sz w:val="22"/>
                <w:szCs w:val="22"/>
                <w:rtl w:val="0"/>
              </w:rPr>
              <w:t xml:space="preserve">Energy Security Index</w:t>
            </w:r>
          </w:p>
        </w:tc>
      </w:tr>
      <w:tr>
        <w:trPr>
          <w:cantSplit w:val="0"/>
          <w:trHeight w:val="280" w:hRule="atLeast"/>
          <w:tblHeader w:val="0"/>
        </w:trPr>
        <w:tc>
          <w:tcPr>
            <w:shd w:fill="c0e6f5" w:val="clear"/>
            <w:vAlign w:val="bottom"/>
          </w:tcPr>
          <w:p w:rsidR="00000000" w:rsidDel="00000000" w:rsidP="00000000" w:rsidRDefault="00000000" w:rsidRPr="00000000" w14:paraId="00000040">
            <w:pPr>
              <w:jc w:val="right"/>
              <w:rPr>
                <w:sz w:val="22"/>
                <w:szCs w:val="22"/>
              </w:rPr>
            </w:pPr>
            <w:r w:rsidDel="00000000" w:rsidR="00000000" w:rsidRPr="00000000">
              <w:rPr>
                <w:sz w:val="22"/>
                <w:szCs w:val="22"/>
                <w:rtl w:val="0"/>
              </w:rPr>
              <w:t xml:space="preserve">1</w:t>
            </w:r>
          </w:p>
        </w:tc>
        <w:tc>
          <w:tcPr>
            <w:shd w:fill="c0e6f5" w:val="clear"/>
            <w:vAlign w:val="bottom"/>
          </w:tcPr>
          <w:p w:rsidR="00000000" w:rsidDel="00000000" w:rsidP="00000000" w:rsidRDefault="00000000" w:rsidRPr="00000000" w14:paraId="00000041">
            <w:pPr>
              <w:rPr>
                <w:sz w:val="22"/>
                <w:szCs w:val="22"/>
              </w:rPr>
            </w:pPr>
            <w:r w:rsidDel="00000000" w:rsidR="00000000" w:rsidRPr="00000000">
              <w:rPr>
                <w:sz w:val="22"/>
                <w:szCs w:val="22"/>
                <w:rtl w:val="0"/>
              </w:rPr>
              <w:t xml:space="preserve">Norway</w:t>
            </w:r>
          </w:p>
        </w:tc>
        <w:tc>
          <w:tcPr>
            <w:shd w:fill="d9ead3" w:val="clear"/>
            <w:vAlign w:val="bottom"/>
          </w:tcPr>
          <w:p w:rsidR="00000000" w:rsidDel="00000000" w:rsidP="00000000" w:rsidRDefault="00000000" w:rsidRPr="00000000" w14:paraId="00000042">
            <w:pPr>
              <w:jc w:val="right"/>
              <w:rPr>
                <w:sz w:val="22"/>
                <w:szCs w:val="22"/>
              </w:rPr>
            </w:pPr>
            <w:r w:rsidDel="00000000" w:rsidR="00000000" w:rsidRPr="00000000">
              <w:rPr>
                <w:sz w:val="22"/>
                <w:szCs w:val="22"/>
                <w:rtl w:val="0"/>
              </w:rPr>
              <w:t xml:space="preserve">90.9162</w:t>
            </w:r>
          </w:p>
        </w:tc>
      </w:tr>
      <w:tr>
        <w:trPr>
          <w:cantSplit w:val="0"/>
          <w:trHeight w:val="280" w:hRule="atLeast"/>
          <w:tblHeader w:val="0"/>
        </w:trPr>
        <w:tc>
          <w:tcPr>
            <w:vAlign w:val="bottom"/>
          </w:tcPr>
          <w:p w:rsidR="00000000" w:rsidDel="00000000" w:rsidP="00000000" w:rsidRDefault="00000000" w:rsidRPr="00000000" w14:paraId="00000043">
            <w:pPr>
              <w:jc w:val="right"/>
              <w:rPr>
                <w:sz w:val="22"/>
                <w:szCs w:val="22"/>
              </w:rPr>
            </w:pPr>
            <w:r w:rsidDel="00000000" w:rsidR="00000000" w:rsidRPr="00000000">
              <w:rPr>
                <w:sz w:val="22"/>
                <w:szCs w:val="22"/>
                <w:rtl w:val="0"/>
              </w:rPr>
              <w:t xml:space="preserve">2</w:t>
            </w:r>
          </w:p>
        </w:tc>
        <w:tc>
          <w:tcPr>
            <w:vAlign w:val="bottom"/>
          </w:tcPr>
          <w:p w:rsidR="00000000" w:rsidDel="00000000" w:rsidP="00000000" w:rsidRDefault="00000000" w:rsidRPr="00000000" w14:paraId="00000044">
            <w:pPr>
              <w:rPr>
                <w:sz w:val="22"/>
                <w:szCs w:val="22"/>
              </w:rPr>
            </w:pPr>
            <w:r w:rsidDel="00000000" w:rsidR="00000000" w:rsidRPr="00000000">
              <w:rPr>
                <w:sz w:val="22"/>
                <w:szCs w:val="22"/>
                <w:rtl w:val="0"/>
              </w:rPr>
              <w:t xml:space="preserve">USA</w:t>
            </w:r>
          </w:p>
        </w:tc>
        <w:tc>
          <w:tcPr>
            <w:shd w:fill="daead3" w:val="clear"/>
            <w:vAlign w:val="bottom"/>
          </w:tcPr>
          <w:p w:rsidR="00000000" w:rsidDel="00000000" w:rsidP="00000000" w:rsidRDefault="00000000" w:rsidRPr="00000000" w14:paraId="00000045">
            <w:pPr>
              <w:jc w:val="right"/>
              <w:rPr>
                <w:sz w:val="22"/>
                <w:szCs w:val="22"/>
              </w:rPr>
            </w:pPr>
            <w:r w:rsidDel="00000000" w:rsidR="00000000" w:rsidRPr="00000000">
              <w:rPr>
                <w:sz w:val="22"/>
                <w:szCs w:val="22"/>
                <w:rtl w:val="0"/>
              </w:rPr>
              <w:t xml:space="preserve">90.3531</w:t>
            </w:r>
          </w:p>
        </w:tc>
      </w:tr>
      <w:tr>
        <w:trPr>
          <w:cantSplit w:val="0"/>
          <w:trHeight w:val="280" w:hRule="atLeast"/>
          <w:tblHeader w:val="0"/>
        </w:trPr>
        <w:tc>
          <w:tcPr>
            <w:shd w:fill="c0e6f5" w:val="clear"/>
            <w:vAlign w:val="bottom"/>
          </w:tcPr>
          <w:p w:rsidR="00000000" w:rsidDel="00000000" w:rsidP="00000000" w:rsidRDefault="00000000" w:rsidRPr="00000000" w14:paraId="00000046">
            <w:pPr>
              <w:jc w:val="right"/>
              <w:rPr>
                <w:sz w:val="22"/>
                <w:szCs w:val="22"/>
              </w:rPr>
            </w:pPr>
            <w:r w:rsidDel="00000000" w:rsidR="00000000" w:rsidRPr="00000000">
              <w:rPr>
                <w:sz w:val="22"/>
                <w:szCs w:val="22"/>
                <w:rtl w:val="0"/>
              </w:rPr>
              <w:t xml:space="preserve">3</w:t>
            </w:r>
          </w:p>
        </w:tc>
        <w:tc>
          <w:tcPr>
            <w:shd w:fill="c0e6f5" w:val="clear"/>
            <w:vAlign w:val="bottom"/>
          </w:tcPr>
          <w:p w:rsidR="00000000" w:rsidDel="00000000" w:rsidP="00000000" w:rsidRDefault="00000000" w:rsidRPr="00000000" w14:paraId="00000047">
            <w:pPr>
              <w:rPr>
                <w:sz w:val="22"/>
                <w:szCs w:val="22"/>
              </w:rPr>
            </w:pPr>
            <w:r w:rsidDel="00000000" w:rsidR="00000000" w:rsidRPr="00000000">
              <w:rPr>
                <w:sz w:val="22"/>
                <w:szCs w:val="22"/>
                <w:rtl w:val="0"/>
              </w:rPr>
              <w:t xml:space="preserve">Canada</w:t>
            </w:r>
          </w:p>
        </w:tc>
        <w:tc>
          <w:tcPr>
            <w:shd w:fill="dbead3" w:val="clear"/>
            <w:vAlign w:val="bottom"/>
          </w:tcPr>
          <w:p w:rsidR="00000000" w:rsidDel="00000000" w:rsidP="00000000" w:rsidRDefault="00000000" w:rsidRPr="00000000" w14:paraId="00000048">
            <w:pPr>
              <w:jc w:val="right"/>
              <w:rPr>
                <w:sz w:val="22"/>
                <w:szCs w:val="22"/>
              </w:rPr>
            </w:pPr>
            <w:r w:rsidDel="00000000" w:rsidR="00000000" w:rsidRPr="00000000">
              <w:rPr>
                <w:sz w:val="22"/>
                <w:szCs w:val="22"/>
                <w:rtl w:val="0"/>
              </w:rPr>
              <w:t xml:space="preserve">89.7796</w:t>
            </w:r>
          </w:p>
        </w:tc>
      </w:tr>
      <w:tr>
        <w:trPr>
          <w:cantSplit w:val="0"/>
          <w:trHeight w:val="280" w:hRule="atLeast"/>
          <w:tblHeader w:val="0"/>
        </w:trPr>
        <w:tc>
          <w:tcPr>
            <w:vAlign w:val="bottom"/>
          </w:tcPr>
          <w:p w:rsidR="00000000" w:rsidDel="00000000" w:rsidP="00000000" w:rsidRDefault="00000000" w:rsidRPr="00000000" w14:paraId="00000049">
            <w:pPr>
              <w:jc w:val="right"/>
              <w:rPr>
                <w:sz w:val="22"/>
                <w:szCs w:val="22"/>
              </w:rPr>
            </w:pPr>
            <w:r w:rsidDel="00000000" w:rsidR="00000000" w:rsidRPr="00000000">
              <w:rPr>
                <w:sz w:val="22"/>
                <w:szCs w:val="22"/>
                <w:rtl w:val="0"/>
              </w:rPr>
              <w:t xml:space="preserve">4</w:t>
            </w:r>
          </w:p>
        </w:tc>
        <w:tc>
          <w:tcPr>
            <w:vAlign w:val="bottom"/>
          </w:tcPr>
          <w:p w:rsidR="00000000" w:rsidDel="00000000" w:rsidP="00000000" w:rsidRDefault="00000000" w:rsidRPr="00000000" w14:paraId="0000004A">
            <w:pPr>
              <w:rPr>
                <w:sz w:val="22"/>
                <w:szCs w:val="22"/>
              </w:rPr>
            </w:pPr>
            <w:r w:rsidDel="00000000" w:rsidR="00000000" w:rsidRPr="00000000">
              <w:rPr>
                <w:sz w:val="22"/>
                <w:szCs w:val="22"/>
                <w:rtl w:val="0"/>
              </w:rPr>
              <w:t xml:space="preserve">United Arab Emirates</w:t>
            </w:r>
          </w:p>
        </w:tc>
        <w:tc>
          <w:tcPr>
            <w:shd w:fill="dfebd2" w:val="clear"/>
            <w:vAlign w:val="bottom"/>
          </w:tcPr>
          <w:p w:rsidR="00000000" w:rsidDel="00000000" w:rsidP="00000000" w:rsidRDefault="00000000" w:rsidRPr="00000000" w14:paraId="0000004B">
            <w:pPr>
              <w:jc w:val="right"/>
              <w:rPr>
                <w:sz w:val="22"/>
                <w:szCs w:val="22"/>
              </w:rPr>
            </w:pPr>
            <w:r w:rsidDel="00000000" w:rsidR="00000000" w:rsidRPr="00000000">
              <w:rPr>
                <w:sz w:val="22"/>
                <w:szCs w:val="22"/>
                <w:rtl w:val="0"/>
              </w:rPr>
              <w:t xml:space="preserve">87.4140</w:t>
            </w:r>
          </w:p>
        </w:tc>
      </w:tr>
      <w:tr>
        <w:trPr>
          <w:cantSplit w:val="0"/>
          <w:trHeight w:val="280" w:hRule="atLeast"/>
          <w:tblHeader w:val="0"/>
        </w:trPr>
        <w:tc>
          <w:tcPr>
            <w:shd w:fill="c0e6f5" w:val="clear"/>
            <w:vAlign w:val="bottom"/>
          </w:tcPr>
          <w:p w:rsidR="00000000" w:rsidDel="00000000" w:rsidP="00000000" w:rsidRDefault="00000000" w:rsidRPr="00000000" w14:paraId="0000004C">
            <w:pPr>
              <w:jc w:val="right"/>
              <w:rPr>
                <w:sz w:val="22"/>
                <w:szCs w:val="22"/>
              </w:rPr>
            </w:pPr>
            <w:r w:rsidDel="00000000" w:rsidR="00000000" w:rsidRPr="00000000">
              <w:rPr>
                <w:sz w:val="22"/>
                <w:szCs w:val="22"/>
                <w:rtl w:val="0"/>
              </w:rPr>
              <w:t xml:space="preserve">5</w:t>
            </w:r>
          </w:p>
        </w:tc>
        <w:tc>
          <w:tcPr>
            <w:shd w:fill="c0e6f5" w:val="clear"/>
            <w:vAlign w:val="bottom"/>
          </w:tcPr>
          <w:p w:rsidR="00000000" w:rsidDel="00000000" w:rsidP="00000000" w:rsidRDefault="00000000" w:rsidRPr="00000000" w14:paraId="0000004D">
            <w:pPr>
              <w:rPr>
                <w:sz w:val="22"/>
                <w:szCs w:val="22"/>
              </w:rPr>
            </w:pPr>
            <w:r w:rsidDel="00000000" w:rsidR="00000000" w:rsidRPr="00000000">
              <w:rPr>
                <w:sz w:val="22"/>
                <w:szCs w:val="22"/>
                <w:rtl w:val="0"/>
              </w:rPr>
              <w:t xml:space="preserve">Switzerland</w:t>
            </w:r>
          </w:p>
        </w:tc>
        <w:tc>
          <w:tcPr>
            <w:shd w:fill="e0ecd2" w:val="clear"/>
            <w:vAlign w:val="bottom"/>
          </w:tcPr>
          <w:p w:rsidR="00000000" w:rsidDel="00000000" w:rsidP="00000000" w:rsidRDefault="00000000" w:rsidRPr="00000000" w14:paraId="0000004E">
            <w:pPr>
              <w:jc w:val="right"/>
              <w:rPr>
                <w:sz w:val="22"/>
                <w:szCs w:val="22"/>
              </w:rPr>
            </w:pPr>
            <w:r w:rsidDel="00000000" w:rsidR="00000000" w:rsidRPr="00000000">
              <w:rPr>
                <w:sz w:val="22"/>
                <w:szCs w:val="22"/>
                <w:rtl w:val="0"/>
              </w:rPr>
              <w:t xml:space="preserve">86.5562</w:t>
            </w:r>
          </w:p>
        </w:tc>
      </w:tr>
      <w:tr>
        <w:trPr>
          <w:cantSplit w:val="0"/>
          <w:trHeight w:val="280" w:hRule="atLeast"/>
          <w:tblHeader w:val="0"/>
        </w:trPr>
        <w:tc>
          <w:tcPr>
            <w:vAlign w:val="bottom"/>
          </w:tcPr>
          <w:p w:rsidR="00000000" w:rsidDel="00000000" w:rsidP="00000000" w:rsidRDefault="00000000" w:rsidRPr="00000000" w14:paraId="0000004F">
            <w:pPr>
              <w:jc w:val="right"/>
              <w:rPr>
                <w:sz w:val="22"/>
                <w:szCs w:val="22"/>
              </w:rPr>
            </w:pPr>
            <w:r w:rsidDel="00000000" w:rsidR="00000000" w:rsidRPr="00000000">
              <w:rPr>
                <w:sz w:val="22"/>
                <w:szCs w:val="22"/>
                <w:rtl w:val="0"/>
              </w:rPr>
              <w:t xml:space="preserve">6</w:t>
            </w:r>
          </w:p>
        </w:tc>
        <w:tc>
          <w:tcPr>
            <w:vAlign w:val="bottom"/>
          </w:tcPr>
          <w:p w:rsidR="00000000" w:rsidDel="00000000" w:rsidP="00000000" w:rsidRDefault="00000000" w:rsidRPr="00000000" w14:paraId="00000050">
            <w:pPr>
              <w:rPr>
                <w:sz w:val="22"/>
                <w:szCs w:val="22"/>
              </w:rPr>
            </w:pPr>
            <w:r w:rsidDel="00000000" w:rsidR="00000000" w:rsidRPr="00000000">
              <w:rPr>
                <w:sz w:val="22"/>
                <w:szCs w:val="22"/>
                <w:rtl w:val="0"/>
              </w:rPr>
              <w:t xml:space="preserve">Israel</w:t>
            </w:r>
          </w:p>
        </w:tc>
        <w:tc>
          <w:tcPr>
            <w:shd w:fill="e0ecd2" w:val="clear"/>
            <w:vAlign w:val="bottom"/>
          </w:tcPr>
          <w:p w:rsidR="00000000" w:rsidDel="00000000" w:rsidP="00000000" w:rsidRDefault="00000000" w:rsidRPr="00000000" w14:paraId="00000051">
            <w:pPr>
              <w:jc w:val="right"/>
              <w:rPr>
                <w:sz w:val="22"/>
                <w:szCs w:val="22"/>
              </w:rPr>
            </w:pPr>
            <w:r w:rsidDel="00000000" w:rsidR="00000000" w:rsidRPr="00000000">
              <w:rPr>
                <w:sz w:val="22"/>
                <w:szCs w:val="22"/>
                <w:rtl w:val="0"/>
              </w:rPr>
              <w:t xml:space="preserve">86.5131</w:t>
            </w:r>
          </w:p>
        </w:tc>
      </w:tr>
      <w:tr>
        <w:trPr>
          <w:cantSplit w:val="0"/>
          <w:trHeight w:val="280" w:hRule="atLeast"/>
          <w:tblHeader w:val="0"/>
        </w:trPr>
        <w:tc>
          <w:tcPr>
            <w:shd w:fill="c0e6f5" w:val="clear"/>
            <w:vAlign w:val="bottom"/>
          </w:tcPr>
          <w:p w:rsidR="00000000" w:rsidDel="00000000" w:rsidP="00000000" w:rsidRDefault="00000000" w:rsidRPr="00000000" w14:paraId="00000052">
            <w:pPr>
              <w:jc w:val="right"/>
              <w:rPr>
                <w:sz w:val="22"/>
                <w:szCs w:val="22"/>
              </w:rPr>
            </w:pPr>
            <w:r w:rsidDel="00000000" w:rsidR="00000000" w:rsidRPr="00000000">
              <w:rPr>
                <w:sz w:val="22"/>
                <w:szCs w:val="22"/>
                <w:rtl w:val="0"/>
              </w:rPr>
              <w:t xml:space="preserve">7</w:t>
            </w:r>
          </w:p>
        </w:tc>
        <w:tc>
          <w:tcPr>
            <w:shd w:fill="c0e6f5" w:val="clear"/>
            <w:vAlign w:val="bottom"/>
          </w:tcPr>
          <w:p w:rsidR="00000000" w:rsidDel="00000000" w:rsidP="00000000" w:rsidRDefault="00000000" w:rsidRPr="00000000" w14:paraId="00000053">
            <w:pPr>
              <w:rPr>
                <w:sz w:val="22"/>
                <w:szCs w:val="22"/>
              </w:rPr>
            </w:pPr>
            <w:r w:rsidDel="00000000" w:rsidR="00000000" w:rsidRPr="00000000">
              <w:rPr>
                <w:sz w:val="22"/>
                <w:szCs w:val="22"/>
                <w:rtl w:val="0"/>
              </w:rPr>
              <w:t xml:space="preserve">Malaysia</w:t>
            </w:r>
          </w:p>
        </w:tc>
        <w:tc>
          <w:tcPr>
            <w:shd w:fill="e1ecd2" w:val="clear"/>
            <w:vAlign w:val="bottom"/>
          </w:tcPr>
          <w:p w:rsidR="00000000" w:rsidDel="00000000" w:rsidP="00000000" w:rsidRDefault="00000000" w:rsidRPr="00000000" w14:paraId="00000054">
            <w:pPr>
              <w:jc w:val="right"/>
              <w:rPr>
                <w:sz w:val="22"/>
                <w:szCs w:val="22"/>
              </w:rPr>
            </w:pPr>
            <w:r w:rsidDel="00000000" w:rsidR="00000000" w:rsidRPr="00000000">
              <w:rPr>
                <w:sz w:val="22"/>
                <w:szCs w:val="22"/>
                <w:rtl w:val="0"/>
              </w:rPr>
              <w:t xml:space="preserve">86.3068</w:t>
            </w:r>
          </w:p>
        </w:tc>
      </w:tr>
      <w:tr>
        <w:trPr>
          <w:cantSplit w:val="0"/>
          <w:trHeight w:val="280" w:hRule="atLeast"/>
          <w:tblHeader w:val="0"/>
        </w:trPr>
        <w:tc>
          <w:tcPr>
            <w:vAlign w:val="bottom"/>
          </w:tcPr>
          <w:p w:rsidR="00000000" w:rsidDel="00000000" w:rsidP="00000000" w:rsidRDefault="00000000" w:rsidRPr="00000000" w14:paraId="00000055">
            <w:pPr>
              <w:jc w:val="right"/>
              <w:rPr>
                <w:sz w:val="22"/>
                <w:szCs w:val="22"/>
              </w:rPr>
            </w:pPr>
            <w:r w:rsidDel="00000000" w:rsidR="00000000" w:rsidRPr="00000000">
              <w:rPr>
                <w:sz w:val="22"/>
                <w:szCs w:val="22"/>
                <w:rtl w:val="0"/>
              </w:rPr>
              <w:t xml:space="preserve">8</w:t>
            </w:r>
          </w:p>
        </w:tc>
        <w:tc>
          <w:tcPr>
            <w:vAlign w:val="bottom"/>
          </w:tcPr>
          <w:p w:rsidR="00000000" w:rsidDel="00000000" w:rsidP="00000000" w:rsidRDefault="00000000" w:rsidRPr="00000000" w14:paraId="00000056">
            <w:pPr>
              <w:rPr>
                <w:sz w:val="22"/>
                <w:szCs w:val="22"/>
              </w:rPr>
            </w:pPr>
            <w:r w:rsidDel="00000000" w:rsidR="00000000" w:rsidRPr="00000000">
              <w:rPr>
                <w:sz w:val="22"/>
                <w:szCs w:val="22"/>
                <w:rtl w:val="0"/>
              </w:rPr>
              <w:t xml:space="preserve">Australia</w:t>
            </w:r>
          </w:p>
        </w:tc>
        <w:tc>
          <w:tcPr>
            <w:shd w:fill="e2ecd1" w:val="clear"/>
            <w:vAlign w:val="bottom"/>
          </w:tcPr>
          <w:p w:rsidR="00000000" w:rsidDel="00000000" w:rsidP="00000000" w:rsidRDefault="00000000" w:rsidRPr="00000000" w14:paraId="00000057">
            <w:pPr>
              <w:jc w:val="right"/>
              <w:rPr>
                <w:sz w:val="22"/>
                <w:szCs w:val="22"/>
              </w:rPr>
            </w:pPr>
            <w:r w:rsidDel="00000000" w:rsidR="00000000" w:rsidRPr="00000000">
              <w:rPr>
                <w:sz w:val="22"/>
                <w:szCs w:val="22"/>
                <w:rtl w:val="0"/>
              </w:rPr>
              <w:t xml:space="preserve">85.6933</w:t>
            </w:r>
          </w:p>
        </w:tc>
      </w:tr>
      <w:tr>
        <w:trPr>
          <w:cantSplit w:val="0"/>
          <w:trHeight w:val="280" w:hRule="atLeast"/>
          <w:tblHeader w:val="0"/>
        </w:trPr>
        <w:tc>
          <w:tcPr>
            <w:shd w:fill="c0e6f5" w:val="clear"/>
            <w:vAlign w:val="bottom"/>
          </w:tcPr>
          <w:p w:rsidR="00000000" w:rsidDel="00000000" w:rsidP="00000000" w:rsidRDefault="00000000" w:rsidRPr="00000000" w14:paraId="00000058">
            <w:pPr>
              <w:jc w:val="right"/>
              <w:rPr>
                <w:sz w:val="22"/>
                <w:szCs w:val="22"/>
              </w:rPr>
            </w:pPr>
            <w:r w:rsidDel="00000000" w:rsidR="00000000" w:rsidRPr="00000000">
              <w:rPr>
                <w:sz w:val="22"/>
                <w:szCs w:val="22"/>
                <w:rtl w:val="0"/>
              </w:rPr>
              <w:t xml:space="preserve">9</w:t>
            </w:r>
          </w:p>
        </w:tc>
        <w:tc>
          <w:tcPr>
            <w:shd w:fill="c0e6f5" w:val="clear"/>
            <w:vAlign w:val="bottom"/>
          </w:tcPr>
          <w:p w:rsidR="00000000" w:rsidDel="00000000" w:rsidP="00000000" w:rsidRDefault="00000000" w:rsidRPr="00000000" w14:paraId="00000059">
            <w:pPr>
              <w:rPr>
                <w:sz w:val="22"/>
                <w:szCs w:val="22"/>
              </w:rPr>
            </w:pPr>
            <w:r w:rsidDel="00000000" w:rsidR="00000000" w:rsidRPr="00000000">
              <w:rPr>
                <w:sz w:val="22"/>
                <w:szCs w:val="22"/>
                <w:rtl w:val="0"/>
              </w:rPr>
              <w:t xml:space="preserve">Russian Federation</w:t>
            </w:r>
          </w:p>
        </w:tc>
        <w:tc>
          <w:tcPr>
            <w:shd w:fill="e3ecd1" w:val="clear"/>
            <w:vAlign w:val="bottom"/>
          </w:tcPr>
          <w:p w:rsidR="00000000" w:rsidDel="00000000" w:rsidP="00000000" w:rsidRDefault="00000000" w:rsidRPr="00000000" w14:paraId="0000005A">
            <w:pPr>
              <w:jc w:val="right"/>
              <w:rPr>
                <w:sz w:val="22"/>
                <w:szCs w:val="22"/>
              </w:rPr>
            </w:pPr>
            <w:r w:rsidDel="00000000" w:rsidR="00000000" w:rsidRPr="00000000">
              <w:rPr>
                <w:sz w:val="22"/>
                <w:szCs w:val="22"/>
                <w:rtl w:val="0"/>
              </w:rPr>
              <w:t xml:space="preserve">85.0966</w:t>
            </w:r>
          </w:p>
        </w:tc>
      </w:tr>
      <w:tr>
        <w:trPr>
          <w:cantSplit w:val="0"/>
          <w:trHeight w:val="280" w:hRule="atLeast"/>
          <w:tblHeader w:val="0"/>
        </w:trPr>
        <w:tc>
          <w:tcPr>
            <w:vAlign w:val="bottom"/>
          </w:tcPr>
          <w:p w:rsidR="00000000" w:rsidDel="00000000" w:rsidP="00000000" w:rsidRDefault="00000000" w:rsidRPr="00000000" w14:paraId="0000005B">
            <w:pPr>
              <w:jc w:val="right"/>
              <w:rPr>
                <w:sz w:val="22"/>
                <w:szCs w:val="22"/>
              </w:rPr>
            </w:pPr>
            <w:r w:rsidDel="00000000" w:rsidR="00000000" w:rsidRPr="00000000">
              <w:rPr>
                <w:sz w:val="22"/>
                <w:szCs w:val="22"/>
                <w:rtl w:val="0"/>
              </w:rPr>
              <w:t xml:space="preserve">10</w:t>
            </w:r>
          </w:p>
        </w:tc>
        <w:tc>
          <w:tcPr>
            <w:vAlign w:val="bottom"/>
          </w:tcPr>
          <w:p w:rsidR="00000000" w:rsidDel="00000000" w:rsidP="00000000" w:rsidRDefault="00000000" w:rsidRPr="00000000" w14:paraId="0000005C">
            <w:pPr>
              <w:rPr>
                <w:sz w:val="22"/>
                <w:szCs w:val="22"/>
              </w:rPr>
            </w:pPr>
            <w:r w:rsidDel="00000000" w:rsidR="00000000" w:rsidRPr="00000000">
              <w:rPr>
                <w:sz w:val="22"/>
                <w:szCs w:val="22"/>
                <w:rtl w:val="0"/>
              </w:rPr>
              <w:t xml:space="preserve">Colombia</w:t>
            </w:r>
          </w:p>
        </w:tc>
        <w:tc>
          <w:tcPr>
            <w:shd w:fill="e4ecd1" w:val="clear"/>
            <w:vAlign w:val="bottom"/>
          </w:tcPr>
          <w:p w:rsidR="00000000" w:rsidDel="00000000" w:rsidP="00000000" w:rsidRDefault="00000000" w:rsidRPr="00000000" w14:paraId="0000005D">
            <w:pPr>
              <w:jc w:val="right"/>
              <w:rPr>
                <w:sz w:val="22"/>
                <w:szCs w:val="22"/>
              </w:rPr>
            </w:pPr>
            <w:r w:rsidDel="00000000" w:rsidR="00000000" w:rsidRPr="00000000">
              <w:rPr>
                <w:sz w:val="22"/>
                <w:szCs w:val="22"/>
                <w:rtl w:val="0"/>
              </w:rPr>
              <w:t xml:space="preserve">84.3426</w:t>
            </w:r>
          </w:p>
        </w:tc>
      </w:tr>
      <w:tr>
        <w:trPr>
          <w:cantSplit w:val="0"/>
          <w:trHeight w:val="280" w:hRule="atLeast"/>
          <w:tblHeader w:val="0"/>
        </w:trPr>
        <w:tc>
          <w:tcPr>
            <w:shd w:fill="c0e6f5" w:val="clear"/>
            <w:vAlign w:val="bottom"/>
          </w:tcPr>
          <w:p w:rsidR="00000000" w:rsidDel="00000000" w:rsidP="00000000" w:rsidRDefault="00000000" w:rsidRPr="00000000" w14:paraId="0000005E">
            <w:pPr>
              <w:jc w:val="right"/>
              <w:rPr>
                <w:sz w:val="22"/>
                <w:szCs w:val="22"/>
              </w:rPr>
            </w:pPr>
            <w:r w:rsidDel="00000000" w:rsidR="00000000" w:rsidRPr="00000000">
              <w:rPr>
                <w:sz w:val="22"/>
                <w:szCs w:val="22"/>
                <w:rtl w:val="0"/>
              </w:rPr>
              <w:t xml:space="preserve">11</w:t>
            </w:r>
          </w:p>
        </w:tc>
        <w:tc>
          <w:tcPr>
            <w:shd w:fill="c0e6f5" w:val="clear"/>
            <w:vAlign w:val="bottom"/>
          </w:tcPr>
          <w:p w:rsidR="00000000" w:rsidDel="00000000" w:rsidP="00000000" w:rsidRDefault="00000000" w:rsidRPr="00000000" w14:paraId="0000005F">
            <w:pPr>
              <w:rPr>
                <w:sz w:val="22"/>
                <w:szCs w:val="22"/>
              </w:rPr>
            </w:pPr>
            <w:r w:rsidDel="00000000" w:rsidR="00000000" w:rsidRPr="00000000">
              <w:rPr>
                <w:sz w:val="22"/>
                <w:szCs w:val="22"/>
                <w:rtl w:val="0"/>
              </w:rPr>
              <w:t xml:space="preserve">Kazakhstan</w:t>
            </w:r>
          </w:p>
        </w:tc>
        <w:tc>
          <w:tcPr>
            <w:shd w:fill="e4ecd1" w:val="clear"/>
            <w:vAlign w:val="bottom"/>
          </w:tcPr>
          <w:p w:rsidR="00000000" w:rsidDel="00000000" w:rsidP="00000000" w:rsidRDefault="00000000" w:rsidRPr="00000000" w14:paraId="00000060">
            <w:pPr>
              <w:jc w:val="right"/>
              <w:rPr>
                <w:sz w:val="22"/>
                <w:szCs w:val="22"/>
              </w:rPr>
            </w:pPr>
            <w:r w:rsidDel="00000000" w:rsidR="00000000" w:rsidRPr="00000000">
              <w:rPr>
                <w:sz w:val="22"/>
                <w:szCs w:val="22"/>
                <w:rtl w:val="0"/>
              </w:rPr>
              <w:t xml:space="preserve">84.2743</w:t>
            </w:r>
          </w:p>
        </w:tc>
      </w:tr>
      <w:tr>
        <w:trPr>
          <w:cantSplit w:val="0"/>
          <w:trHeight w:val="280" w:hRule="atLeast"/>
          <w:tblHeader w:val="0"/>
        </w:trPr>
        <w:tc>
          <w:tcPr>
            <w:vAlign w:val="bottom"/>
          </w:tcPr>
          <w:p w:rsidR="00000000" w:rsidDel="00000000" w:rsidP="00000000" w:rsidRDefault="00000000" w:rsidRPr="00000000" w14:paraId="00000061">
            <w:pPr>
              <w:jc w:val="right"/>
              <w:rPr>
                <w:sz w:val="22"/>
                <w:szCs w:val="22"/>
              </w:rPr>
            </w:pPr>
            <w:r w:rsidDel="00000000" w:rsidR="00000000" w:rsidRPr="00000000">
              <w:rPr>
                <w:sz w:val="22"/>
                <w:szCs w:val="22"/>
                <w:rtl w:val="0"/>
              </w:rPr>
              <w:t xml:space="preserve">12</w:t>
            </w:r>
          </w:p>
        </w:tc>
        <w:tc>
          <w:tcPr>
            <w:vAlign w:val="bottom"/>
          </w:tcPr>
          <w:p w:rsidR="00000000" w:rsidDel="00000000" w:rsidP="00000000" w:rsidRDefault="00000000" w:rsidRPr="00000000" w14:paraId="00000062">
            <w:pPr>
              <w:rPr>
                <w:sz w:val="22"/>
                <w:szCs w:val="22"/>
              </w:rPr>
            </w:pPr>
            <w:r w:rsidDel="00000000" w:rsidR="00000000" w:rsidRPr="00000000">
              <w:rPr>
                <w:sz w:val="22"/>
                <w:szCs w:val="22"/>
                <w:rtl w:val="0"/>
              </w:rPr>
              <w:t xml:space="preserve">Kuwait</w:t>
            </w:r>
          </w:p>
        </w:tc>
        <w:tc>
          <w:tcPr>
            <w:shd w:fill="e5edd1" w:val="clear"/>
            <w:vAlign w:val="bottom"/>
          </w:tcPr>
          <w:p w:rsidR="00000000" w:rsidDel="00000000" w:rsidP="00000000" w:rsidRDefault="00000000" w:rsidRPr="00000000" w14:paraId="00000063">
            <w:pPr>
              <w:jc w:val="right"/>
              <w:rPr>
                <w:sz w:val="22"/>
                <w:szCs w:val="22"/>
              </w:rPr>
            </w:pPr>
            <w:r w:rsidDel="00000000" w:rsidR="00000000" w:rsidRPr="00000000">
              <w:rPr>
                <w:sz w:val="22"/>
                <w:szCs w:val="22"/>
                <w:rtl w:val="0"/>
              </w:rPr>
              <w:t xml:space="preserve">83.5976</w:t>
            </w:r>
          </w:p>
        </w:tc>
      </w:tr>
      <w:tr>
        <w:trPr>
          <w:cantSplit w:val="0"/>
          <w:trHeight w:val="280" w:hRule="atLeast"/>
          <w:tblHeader w:val="0"/>
        </w:trPr>
        <w:tc>
          <w:tcPr>
            <w:shd w:fill="c0e6f5" w:val="clear"/>
            <w:vAlign w:val="bottom"/>
          </w:tcPr>
          <w:p w:rsidR="00000000" w:rsidDel="00000000" w:rsidP="00000000" w:rsidRDefault="00000000" w:rsidRPr="00000000" w14:paraId="00000064">
            <w:pPr>
              <w:jc w:val="right"/>
              <w:rPr>
                <w:sz w:val="22"/>
                <w:szCs w:val="22"/>
              </w:rPr>
            </w:pPr>
            <w:r w:rsidDel="00000000" w:rsidR="00000000" w:rsidRPr="00000000">
              <w:rPr>
                <w:sz w:val="22"/>
                <w:szCs w:val="22"/>
                <w:rtl w:val="0"/>
              </w:rPr>
              <w:t xml:space="preserve">13</w:t>
            </w:r>
          </w:p>
        </w:tc>
        <w:tc>
          <w:tcPr>
            <w:shd w:fill="c0e6f5" w:val="clear"/>
            <w:vAlign w:val="bottom"/>
          </w:tcPr>
          <w:p w:rsidR="00000000" w:rsidDel="00000000" w:rsidP="00000000" w:rsidRDefault="00000000" w:rsidRPr="00000000" w14:paraId="00000065">
            <w:pPr>
              <w:rPr>
                <w:sz w:val="22"/>
                <w:szCs w:val="22"/>
              </w:rPr>
            </w:pPr>
            <w:r w:rsidDel="00000000" w:rsidR="00000000" w:rsidRPr="00000000">
              <w:rPr>
                <w:sz w:val="22"/>
                <w:szCs w:val="22"/>
                <w:rtl w:val="0"/>
              </w:rPr>
              <w:t xml:space="preserve">Saudi Arabia</w:t>
            </w:r>
          </w:p>
        </w:tc>
        <w:tc>
          <w:tcPr>
            <w:shd w:fill="e6edd1" w:val="clear"/>
            <w:vAlign w:val="bottom"/>
          </w:tcPr>
          <w:p w:rsidR="00000000" w:rsidDel="00000000" w:rsidP="00000000" w:rsidRDefault="00000000" w:rsidRPr="00000000" w14:paraId="00000066">
            <w:pPr>
              <w:jc w:val="right"/>
              <w:rPr>
                <w:sz w:val="22"/>
                <w:szCs w:val="22"/>
              </w:rPr>
            </w:pPr>
            <w:r w:rsidDel="00000000" w:rsidR="00000000" w:rsidRPr="00000000">
              <w:rPr>
                <w:sz w:val="22"/>
                <w:szCs w:val="22"/>
                <w:rtl w:val="0"/>
              </w:rPr>
              <w:t xml:space="preserve">83.3422</w:t>
            </w:r>
          </w:p>
        </w:tc>
      </w:tr>
      <w:tr>
        <w:trPr>
          <w:cantSplit w:val="0"/>
          <w:trHeight w:val="280" w:hRule="atLeast"/>
          <w:tblHeader w:val="0"/>
        </w:trPr>
        <w:tc>
          <w:tcPr>
            <w:vAlign w:val="bottom"/>
          </w:tcPr>
          <w:p w:rsidR="00000000" w:rsidDel="00000000" w:rsidP="00000000" w:rsidRDefault="00000000" w:rsidRPr="00000000" w14:paraId="00000067">
            <w:pPr>
              <w:jc w:val="right"/>
              <w:rPr>
                <w:sz w:val="22"/>
                <w:szCs w:val="22"/>
              </w:rPr>
            </w:pPr>
            <w:r w:rsidDel="00000000" w:rsidR="00000000" w:rsidRPr="00000000">
              <w:rPr>
                <w:sz w:val="22"/>
                <w:szCs w:val="22"/>
                <w:rtl w:val="0"/>
              </w:rPr>
              <w:t xml:space="preserve">14</w:t>
            </w:r>
          </w:p>
        </w:tc>
        <w:tc>
          <w:tcPr>
            <w:vAlign w:val="bottom"/>
          </w:tcPr>
          <w:p w:rsidR="00000000" w:rsidDel="00000000" w:rsidP="00000000" w:rsidRDefault="00000000" w:rsidRPr="00000000" w14:paraId="00000068">
            <w:pPr>
              <w:rPr>
                <w:sz w:val="22"/>
                <w:szCs w:val="22"/>
              </w:rPr>
            </w:pPr>
            <w:r w:rsidDel="00000000" w:rsidR="00000000" w:rsidRPr="00000000">
              <w:rPr>
                <w:sz w:val="22"/>
                <w:szCs w:val="22"/>
                <w:rtl w:val="0"/>
              </w:rPr>
              <w:t xml:space="preserve">Czechia</w:t>
            </w:r>
          </w:p>
        </w:tc>
        <w:tc>
          <w:tcPr>
            <w:shd w:fill="e6edd1" w:val="clear"/>
            <w:vAlign w:val="bottom"/>
          </w:tcPr>
          <w:p w:rsidR="00000000" w:rsidDel="00000000" w:rsidP="00000000" w:rsidRDefault="00000000" w:rsidRPr="00000000" w14:paraId="00000069">
            <w:pPr>
              <w:jc w:val="right"/>
              <w:rPr>
                <w:sz w:val="22"/>
                <w:szCs w:val="22"/>
              </w:rPr>
            </w:pPr>
            <w:r w:rsidDel="00000000" w:rsidR="00000000" w:rsidRPr="00000000">
              <w:rPr>
                <w:sz w:val="22"/>
                <w:szCs w:val="22"/>
                <w:rtl w:val="0"/>
              </w:rPr>
              <w:t xml:space="preserve">83.1098</w:t>
            </w:r>
          </w:p>
        </w:tc>
      </w:tr>
      <w:tr>
        <w:trPr>
          <w:cantSplit w:val="0"/>
          <w:trHeight w:val="280" w:hRule="atLeast"/>
          <w:tblHeader w:val="0"/>
        </w:trPr>
        <w:tc>
          <w:tcPr>
            <w:shd w:fill="c0e6f5" w:val="clear"/>
            <w:vAlign w:val="bottom"/>
          </w:tcPr>
          <w:p w:rsidR="00000000" w:rsidDel="00000000" w:rsidP="00000000" w:rsidRDefault="00000000" w:rsidRPr="00000000" w14:paraId="0000006A">
            <w:pPr>
              <w:jc w:val="right"/>
              <w:rPr>
                <w:sz w:val="22"/>
                <w:szCs w:val="22"/>
              </w:rPr>
            </w:pPr>
            <w:r w:rsidDel="00000000" w:rsidR="00000000" w:rsidRPr="00000000">
              <w:rPr>
                <w:sz w:val="22"/>
                <w:szCs w:val="22"/>
                <w:rtl w:val="0"/>
              </w:rPr>
              <w:t xml:space="preserve">15</w:t>
            </w:r>
          </w:p>
        </w:tc>
        <w:tc>
          <w:tcPr>
            <w:shd w:fill="c0e6f5" w:val="clear"/>
            <w:vAlign w:val="bottom"/>
          </w:tcPr>
          <w:p w:rsidR="00000000" w:rsidDel="00000000" w:rsidP="00000000" w:rsidRDefault="00000000" w:rsidRPr="00000000" w14:paraId="0000006B">
            <w:pPr>
              <w:rPr>
                <w:sz w:val="22"/>
                <w:szCs w:val="22"/>
              </w:rPr>
            </w:pPr>
            <w:r w:rsidDel="00000000" w:rsidR="00000000" w:rsidRPr="00000000">
              <w:rPr>
                <w:sz w:val="22"/>
                <w:szCs w:val="22"/>
                <w:rtl w:val="0"/>
              </w:rPr>
              <w:t xml:space="preserve">Sweden</w:t>
            </w:r>
          </w:p>
        </w:tc>
        <w:tc>
          <w:tcPr>
            <w:shd w:fill="e7edd0" w:val="clear"/>
            <w:vAlign w:val="bottom"/>
          </w:tcPr>
          <w:p w:rsidR="00000000" w:rsidDel="00000000" w:rsidP="00000000" w:rsidRDefault="00000000" w:rsidRPr="00000000" w14:paraId="0000006C">
            <w:pPr>
              <w:jc w:val="right"/>
              <w:rPr>
                <w:sz w:val="22"/>
                <w:szCs w:val="22"/>
              </w:rPr>
            </w:pPr>
            <w:r w:rsidDel="00000000" w:rsidR="00000000" w:rsidRPr="00000000">
              <w:rPr>
                <w:sz w:val="22"/>
                <w:szCs w:val="22"/>
                <w:rtl w:val="0"/>
              </w:rPr>
              <w:t xml:space="preserve">82.7078</w:t>
            </w:r>
          </w:p>
        </w:tc>
      </w:tr>
      <w:tr>
        <w:trPr>
          <w:cantSplit w:val="0"/>
          <w:trHeight w:val="280" w:hRule="atLeast"/>
          <w:tblHeader w:val="0"/>
        </w:trPr>
        <w:tc>
          <w:tcPr>
            <w:vAlign w:val="bottom"/>
          </w:tcPr>
          <w:p w:rsidR="00000000" w:rsidDel="00000000" w:rsidP="00000000" w:rsidRDefault="00000000" w:rsidRPr="00000000" w14:paraId="0000006D">
            <w:pPr>
              <w:jc w:val="right"/>
              <w:rPr>
                <w:sz w:val="22"/>
                <w:szCs w:val="22"/>
              </w:rPr>
            </w:pPr>
            <w:r w:rsidDel="00000000" w:rsidR="00000000" w:rsidRPr="00000000">
              <w:rPr>
                <w:sz w:val="22"/>
                <w:szCs w:val="22"/>
                <w:rtl w:val="0"/>
              </w:rPr>
              <w:t xml:space="preserve">16</w:t>
            </w:r>
          </w:p>
        </w:tc>
        <w:tc>
          <w:tcPr>
            <w:vAlign w:val="bottom"/>
          </w:tcPr>
          <w:p w:rsidR="00000000" w:rsidDel="00000000" w:rsidP="00000000" w:rsidRDefault="00000000" w:rsidRPr="00000000" w14:paraId="0000006E">
            <w:pPr>
              <w:rPr>
                <w:sz w:val="22"/>
                <w:szCs w:val="22"/>
              </w:rPr>
            </w:pPr>
            <w:r w:rsidDel="00000000" w:rsidR="00000000" w:rsidRPr="00000000">
              <w:rPr>
                <w:sz w:val="22"/>
                <w:szCs w:val="22"/>
                <w:rtl w:val="0"/>
              </w:rPr>
              <w:t xml:space="preserve">Iceland</w:t>
            </w:r>
          </w:p>
        </w:tc>
        <w:tc>
          <w:tcPr>
            <w:shd w:fill="e7edd0" w:val="clear"/>
            <w:vAlign w:val="bottom"/>
          </w:tcPr>
          <w:p w:rsidR="00000000" w:rsidDel="00000000" w:rsidP="00000000" w:rsidRDefault="00000000" w:rsidRPr="00000000" w14:paraId="0000006F">
            <w:pPr>
              <w:jc w:val="right"/>
              <w:rPr>
                <w:sz w:val="22"/>
                <w:szCs w:val="22"/>
              </w:rPr>
            </w:pPr>
            <w:r w:rsidDel="00000000" w:rsidR="00000000" w:rsidRPr="00000000">
              <w:rPr>
                <w:sz w:val="22"/>
                <w:szCs w:val="22"/>
                <w:rtl w:val="0"/>
              </w:rPr>
              <w:t xml:space="preserve">82.5311</w:t>
            </w:r>
          </w:p>
        </w:tc>
      </w:tr>
      <w:tr>
        <w:trPr>
          <w:cantSplit w:val="0"/>
          <w:trHeight w:val="280" w:hRule="atLeast"/>
          <w:tblHeader w:val="0"/>
        </w:trPr>
        <w:tc>
          <w:tcPr>
            <w:shd w:fill="c0e6f5" w:val="clear"/>
            <w:vAlign w:val="bottom"/>
          </w:tcPr>
          <w:p w:rsidR="00000000" w:rsidDel="00000000" w:rsidP="00000000" w:rsidRDefault="00000000" w:rsidRPr="00000000" w14:paraId="00000070">
            <w:pPr>
              <w:jc w:val="right"/>
              <w:rPr>
                <w:sz w:val="22"/>
                <w:szCs w:val="22"/>
              </w:rPr>
            </w:pPr>
            <w:r w:rsidDel="00000000" w:rsidR="00000000" w:rsidRPr="00000000">
              <w:rPr>
                <w:sz w:val="22"/>
                <w:szCs w:val="22"/>
                <w:rtl w:val="0"/>
              </w:rPr>
              <w:t xml:space="preserve">17</w:t>
            </w:r>
          </w:p>
        </w:tc>
        <w:tc>
          <w:tcPr>
            <w:shd w:fill="c0e6f5" w:val="clear"/>
            <w:vAlign w:val="bottom"/>
          </w:tcPr>
          <w:p w:rsidR="00000000" w:rsidDel="00000000" w:rsidP="00000000" w:rsidRDefault="00000000" w:rsidRPr="00000000" w14:paraId="00000071">
            <w:pPr>
              <w:rPr>
                <w:sz w:val="22"/>
                <w:szCs w:val="22"/>
              </w:rPr>
            </w:pPr>
            <w:r w:rsidDel="00000000" w:rsidR="00000000" w:rsidRPr="00000000">
              <w:rPr>
                <w:sz w:val="22"/>
                <w:szCs w:val="22"/>
                <w:rtl w:val="0"/>
              </w:rPr>
              <w:t xml:space="preserve">Qatar</w:t>
            </w:r>
          </w:p>
        </w:tc>
        <w:tc>
          <w:tcPr>
            <w:shd w:fill="e8edd0" w:val="clear"/>
            <w:vAlign w:val="bottom"/>
          </w:tcPr>
          <w:p w:rsidR="00000000" w:rsidDel="00000000" w:rsidP="00000000" w:rsidRDefault="00000000" w:rsidRPr="00000000" w14:paraId="00000072">
            <w:pPr>
              <w:jc w:val="right"/>
              <w:rPr>
                <w:sz w:val="22"/>
                <w:szCs w:val="22"/>
              </w:rPr>
            </w:pPr>
            <w:r w:rsidDel="00000000" w:rsidR="00000000" w:rsidRPr="00000000">
              <w:rPr>
                <w:sz w:val="22"/>
                <w:szCs w:val="22"/>
                <w:rtl w:val="0"/>
              </w:rPr>
              <w:t xml:space="preserve">82.0338</w:t>
            </w:r>
          </w:p>
        </w:tc>
      </w:tr>
      <w:tr>
        <w:trPr>
          <w:cantSplit w:val="0"/>
          <w:trHeight w:val="280" w:hRule="atLeast"/>
          <w:tblHeader w:val="0"/>
        </w:trPr>
        <w:tc>
          <w:tcPr>
            <w:vAlign w:val="bottom"/>
          </w:tcPr>
          <w:p w:rsidR="00000000" w:rsidDel="00000000" w:rsidP="00000000" w:rsidRDefault="00000000" w:rsidRPr="00000000" w14:paraId="00000073">
            <w:pPr>
              <w:jc w:val="right"/>
              <w:rPr>
                <w:sz w:val="22"/>
                <w:szCs w:val="22"/>
              </w:rPr>
            </w:pPr>
            <w:r w:rsidDel="00000000" w:rsidR="00000000" w:rsidRPr="00000000">
              <w:rPr>
                <w:sz w:val="22"/>
                <w:szCs w:val="22"/>
                <w:rtl w:val="0"/>
              </w:rPr>
              <w:t xml:space="preserve">18</w:t>
            </w:r>
          </w:p>
        </w:tc>
        <w:tc>
          <w:tcPr>
            <w:vAlign w:val="bottom"/>
          </w:tcPr>
          <w:p w:rsidR="00000000" w:rsidDel="00000000" w:rsidP="00000000" w:rsidRDefault="00000000" w:rsidRPr="00000000" w14:paraId="00000074">
            <w:pPr>
              <w:rPr>
                <w:sz w:val="22"/>
                <w:szCs w:val="22"/>
              </w:rPr>
            </w:pPr>
            <w:r w:rsidDel="00000000" w:rsidR="00000000" w:rsidRPr="00000000">
              <w:rPr>
                <w:sz w:val="22"/>
                <w:szCs w:val="22"/>
                <w:rtl w:val="0"/>
              </w:rPr>
              <w:t xml:space="preserve">Brunei Darussalam</w:t>
            </w:r>
          </w:p>
        </w:tc>
        <w:tc>
          <w:tcPr>
            <w:shd w:fill="e8edd0" w:val="clear"/>
            <w:vAlign w:val="bottom"/>
          </w:tcPr>
          <w:p w:rsidR="00000000" w:rsidDel="00000000" w:rsidP="00000000" w:rsidRDefault="00000000" w:rsidRPr="00000000" w14:paraId="00000075">
            <w:pPr>
              <w:jc w:val="right"/>
              <w:rPr>
                <w:sz w:val="22"/>
                <w:szCs w:val="22"/>
              </w:rPr>
            </w:pPr>
            <w:r w:rsidDel="00000000" w:rsidR="00000000" w:rsidRPr="00000000">
              <w:rPr>
                <w:sz w:val="22"/>
                <w:szCs w:val="22"/>
                <w:rtl w:val="0"/>
              </w:rPr>
              <w:t xml:space="preserve">82.0323</w:t>
            </w:r>
          </w:p>
        </w:tc>
      </w:tr>
      <w:tr>
        <w:trPr>
          <w:cantSplit w:val="0"/>
          <w:trHeight w:val="280" w:hRule="atLeast"/>
          <w:tblHeader w:val="0"/>
        </w:trPr>
        <w:tc>
          <w:tcPr>
            <w:shd w:fill="c0e6f5" w:val="clear"/>
            <w:vAlign w:val="bottom"/>
          </w:tcPr>
          <w:p w:rsidR="00000000" w:rsidDel="00000000" w:rsidP="00000000" w:rsidRDefault="00000000" w:rsidRPr="00000000" w14:paraId="00000076">
            <w:pPr>
              <w:jc w:val="right"/>
              <w:rPr>
                <w:sz w:val="22"/>
                <w:szCs w:val="22"/>
              </w:rPr>
            </w:pPr>
            <w:r w:rsidDel="00000000" w:rsidR="00000000" w:rsidRPr="00000000">
              <w:rPr>
                <w:sz w:val="22"/>
                <w:szCs w:val="22"/>
                <w:rtl w:val="0"/>
              </w:rPr>
              <w:t xml:space="preserve">19</w:t>
            </w:r>
          </w:p>
        </w:tc>
        <w:tc>
          <w:tcPr>
            <w:shd w:fill="c0e6f5" w:val="clear"/>
            <w:vAlign w:val="bottom"/>
          </w:tcPr>
          <w:p w:rsidR="00000000" w:rsidDel="00000000" w:rsidP="00000000" w:rsidRDefault="00000000" w:rsidRPr="00000000" w14:paraId="00000077">
            <w:pPr>
              <w:rPr>
                <w:sz w:val="22"/>
                <w:szCs w:val="22"/>
              </w:rPr>
            </w:pPr>
            <w:r w:rsidDel="00000000" w:rsidR="00000000" w:rsidRPr="00000000">
              <w:rPr>
                <w:sz w:val="22"/>
                <w:szCs w:val="22"/>
                <w:rtl w:val="0"/>
              </w:rPr>
              <w:t xml:space="preserve">New Zealand</w:t>
            </w:r>
          </w:p>
        </w:tc>
        <w:tc>
          <w:tcPr>
            <w:shd w:fill="e8edd0" w:val="clear"/>
            <w:vAlign w:val="bottom"/>
          </w:tcPr>
          <w:p w:rsidR="00000000" w:rsidDel="00000000" w:rsidP="00000000" w:rsidRDefault="00000000" w:rsidRPr="00000000" w14:paraId="00000078">
            <w:pPr>
              <w:jc w:val="right"/>
              <w:rPr>
                <w:sz w:val="22"/>
                <w:szCs w:val="22"/>
              </w:rPr>
            </w:pPr>
            <w:r w:rsidDel="00000000" w:rsidR="00000000" w:rsidRPr="00000000">
              <w:rPr>
                <w:sz w:val="22"/>
                <w:szCs w:val="22"/>
                <w:rtl w:val="0"/>
              </w:rPr>
              <w:t xml:space="preserve">81.7696</w:t>
            </w:r>
          </w:p>
        </w:tc>
      </w:tr>
      <w:tr>
        <w:trPr>
          <w:cantSplit w:val="0"/>
          <w:trHeight w:val="280" w:hRule="atLeast"/>
          <w:tblHeader w:val="0"/>
        </w:trPr>
        <w:tc>
          <w:tcPr>
            <w:vAlign w:val="bottom"/>
          </w:tcPr>
          <w:p w:rsidR="00000000" w:rsidDel="00000000" w:rsidP="00000000" w:rsidRDefault="00000000" w:rsidRPr="00000000" w14:paraId="00000079">
            <w:pPr>
              <w:jc w:val="right"/>
              <w:rPr>
                <w:sz w:val="22"/>
                <w:szCs w:val="22"/>
              </w:rPr>
            </w:pPr>
            <w:r w:rsidDel="00000000" w:rsidR="00000000" w:rsidRPr="00000000">
              <w:rPr>
                <w:sz w:val="22"/>
                <w:szCs w:val="22"/>
                <w:rtl w:val="0"/>
              </w:rPr>
              <w:t xml:space="preserve">20</w:t>
            </w:r>
          </w:p>
        </w:tc>
        <w:tc>
          <w:tcPr>
            <w:vAlign w:val="bottom"/>
          </w:tcPr>
          <w:p w:rsidR="00000000" w:rsidDel="00000000" w:rsidP="00000000" w:rsidRDefault="00000000" w:rsidRPr="00000000" w14:paraId="0000007A">
            <w:pPr>
              <w:rPr>
                <w:sz w:val="22"/>
                <w:szCs w:val="22"/>
              </w:rPr>
            </w:pPr>
            <w:r w:rsidDel="00000000" w:rsidR="00000000" w:rsidRPr="00000000">
              <w:rPr>
                <w:sz w:val="22"/>
                <w:szCs w:val="22"/>
                <w:rtl w:val="0"/>
              </w:rPr>
              <w:t xml:space="preserve">Slovenia</w:t>
            </w:r>
          </w:p>
        </w:tc>
        <w:tc>
          <w:tcPr>
            <w:shd w:fill="e9edd0" w:val="clear"/>
            <w:vAlign w:val="bottom"/>
          </w:tcPr>
          <w:p w:rsidR="00000000" w:rsidDel="00000000" w:rsidP="00000000" w:rsidRDefault="00000000" w:rsidRPr="00000000" w14:paraId="0000007B">
            <w:pPr>
              <w:jc w:val="right"/>
              <w:rPr>
                <w:sz w:val="22"/>
                <w:szCs w:val="22"/>
              </w:rPr>
            </w:pPr>
            <w:r w:rsidDel="00000000" w:rsidR="00000000" w:rsidRPr="00000000">
              <w:rPr>
                <w:sz w:val="22"/>
                <w:szCs w:val="22"/>
                <w:rtl w:val="0"/>
              </w:rPr>
              <w:t xml:space="preserve">81.7000</w:t>
            </w:r>
          </w:p>
        </w:tc>
      </w:tr>
      <w:tr>
        <w:trPr>
          <w:cantSplit w:val="0"/>
          <w:trHeight w:val="280" w:hRule="atLeast"/>
          <w:tblHeader w:val="0"/>
        </w:trPr>
        <w:tc>
          <w:tcPr>
            <w:shd w:fill="c0e6f5" w:val="clear"/>
            <w:vAlign w:val="bottom"/>
          </w:tcPr>
          <w:p w:rsidR="00000000" w:rsidDel="00000000" w:rsidP="00000000" w:rsidRDefault="00000000" w:rsidRPr="00000000" w14:paraId="0000007C">
            <w:pPr>
              <w:jc w:val="right"/>
              <w:rPr>
                <w:sz w:val="22"/>
                <w:szCs w:val="22"/>
              </w:rPr>
            </w:pPr>
            <w:r w:rsidDel="00000000" w:rsidR="00000000" w:rsidRPr="00000000">
              <w:rPr>
                <w:sz w:val="22"/>
                <w:szCs w:val="22"/>
                <w:rtl w:val="0"/>
              </w:rPr>
              <w:t xml:space="preserve">21</w:t>
            </w:r>
          </w:p>
        </w:tc>
        <w:tc>
          <w:tcPr>
            <w:shd w:fill="c0e6f5" w:val="clear"/>
            <w:vAlign w:val="bottom"/>
          </w:tcPr>
          <w:p w:rsidR="00000000" w:rsidDel="00000000" w:rsidP="00000000" w:rsidRDefault="00000000" w:rsidRPr="00000000" w14:paraId="0000007D">
            <w:pPr>
              <w:rPr>
                <w:sz w:val="22"/>
                <w:szCs w:val="22"/>
              </w:rPr>
            </w:pPr>
            <w:r w:rsidDel="00000000" w:rsidR="00000000" w:rsidRPr="00000000">
              <w:rPr>
                <w:sz w:val="22"/>
                <w:szCs w:val="22"/>
                <w:rtl w:val="0"/>
              </w:rPr>
              <w:t xml:space="preserve">Slovakia</w:t>
            </w:r>
          </w:p>
        </w:tc>
        <w:tc>
          <w:tcPr>
            <w:shd w:fill="e9edd0" w:val="clear"/>
            <w:vAlign w:val="bottom"/>
          </w:tcPr>
          <w:p w:rsidR="00000000" w:rsidDel="00000000" w:rsidP="00000000" w:rsidRDefault="00000000" w:rsidRPr="00000000" w14:paraId="0000007E">
            <w:pPr>
              <w:jc w:val="right"/>
              <w:rPr>
                <w:sz w:val="22"/>
                <w:szCs w:val="22"/>
              </w:rPr>
            </w:pPr>
            <w:r w:rsidDel="00000000" w:rsidR="00000000" w:rsidRPr="00000000">
              <w:rPr>
                <w:sz w:val="22"/>
                <w:szCs w:val="22"/>
                <w:rtl w:val="0"/>
              </w:rPr>
              <w:t xml:space="preserve">81.4504</w:t>
            </w:r>
          </w:p>
        </w:tc>
      </w:tr>
      <w:tr>
        <w:trPr>
          <w:cantSplit w:val="0"/>
          <w:trHeight w:val="280" w:hRule="atLeast"/>
          <w:tblHeader w:val="0"/>
        </w:trPr>
        <w:tc>
          <w:tcPr>
            <w:vAlign w:val="bottom"/>
          </w:tcPr>
          <w:p w:rsidR="00000000" w:rsidDel="00000000" w:rsidP="00000000" w:rsidRDefault="00000000" w:rsidRPr="00000000" w14:paraId="0000007F">
            <w:pPr>
              <w:jc w:val="right"/>
              <w:rPr>
                <w:sz w:val="22"/>
                <w:szCs w:val="22"/>
              </w:rPr>
            </w:pPr>
            <w:r w:rsidDel="00000000" w:rsidR="00000000" w:rsidRPr="00000000">
              <w:rPr>
                <w:sz w:val="22"/>
                <w:szCs w:val="22"/>
                <w:rtl w:val="0"/>
              </w:rPr>
              <w:t xml:space="preserve">22</w:t>
            </w:r>
          </w:p>
        </w:tc>
        <w:tc>
          <w:tcPr>
            <w:vAlign w:val="bottom"/>
          </w:tcPr>
          <w:p w:rsidR="00000000" w:rsidDel="00000000" w:rsidP="00000000" w:rsidRDefault="00000000" w:rsidRPr="00000000" w14:paraId="00000080">
            <w:pPr>
              <w:rPr>
                <w:sz w:val="22"/>
                <w:szCs w:val="22"/>
              </w:rPr>
            </w:pPr>
            <w:r w:rsidDel="00000000" w:rsidR="00000000" w:rsidRPr="00000000">
              <w:rPr>
                <w:sz w:val="22"/>
                <w:szCs w:val="22"/>
                <w:rtl w:val="0"/>
              </w:rPr>
              <w:t xml:space="preserve">Argentina</w:t>
            </w:r>
          </w:p>
        </w:tc>
        <w:tc>
          <w:tcPr>
            <w:shd w:fill="eaedd0" w:val="clear"/>
            <w:vAlign w:val="bottom"/>
          </w:tcPr>
          <w:p w:rsidR="00000000" w:rsidDel="00000000" w:rsidP="00000000" w:rsidRDefault="00000000" w:rsidRPr="00000000" w14:paraId="00000081">
            <w:pPr>
              <w:jc w:val="right"/>
              <w:rPr>
                <w:sz w:val="22"/>
                <w:szCs w:val="22"/>
              </w:rPr>
            </w:pPr>
            <w:r w:rsidDel="00000000" w:rsidR="00000000" w:rsidRPr="00000000">
              <w:rPr>
                <w:sz w:val="22"/>
                <w:szCs w:val="22"/>
                <w:rtl w:val="0"/>
              </w:rPr>
              <w:t xml:space="preserve">81.0990</w:t>
            </w:r>
          </w:p>
        </w:tc>
      </w:tr>
      <w:tr>
        <w:trPr>
          <w:cantSplit w:val="0"/>
          <w:trHeight w:val="280" w:hRule="atLeast"/>
          <w:tblHeader w:val="0"/>
        </w:trPr>
        <w:tc>
          <w:tcPr>
            <w:shd w:fill="c0e6f5" w:val="clear"/>
            <w:vAlign w:val="bottom"/>
          </w:tcPr>
          <w:p w:rsidR="00000000" w:rsidDel="00000000" w:rsidP="00000000" w:rsidRDefault="00000000" w:rsidRPr="00000000" w14:paraId="00000082">
            <w:pPr>
              <w:jc w:val="right"/>
              <w:rPr>
                <w:sz w:val="22"/>
                <w:szCs w:val="22"/>
              </w:rPr>
            </w:pPr>
            <w:r w:rsidDel="00000000" w:rsidR="00000000" w:rsidRPr="00000000">
              <w:rPr>
                <w:sz w:val="22"/>
                <w:szCs w:val="22"/>
                <w:rtl w:val="0"/>
              </w:rPr>
              <w:t xml:space="preserve">23</w:t>
            </w:r>
          </w:p>
        </w:tc>
        <w:tc>
          <w:tcPr>
            <w:shd w:fill="c0e6f5" w:val="clear"/>
            <w:vAlign w:val="bottom"/>
          </w:tcPr>
          <w:p w:rsidR="00000000" w:rsidDel="00000000" w:rsidP="00000000" w:rsidRDefault="00000000" w:rsidRPr="00000000" w14:paraId="00000083">
            <w:pPr>
              <w:rPr>
                <w:sz w:val="22"/>
                <w:szCs w:val="22"/>
              </w:rPr>
            </w:pPr>
            <w:r w:rsidDel="00000000" w:rsidR="00000000" w:rsidRPr="00000000">
              <w:rPr>
                <w:sz w:val="22"/>
                <w:szCs w:val="22"/>
                <w:rtl w:val="0"/>
              </w:rPr>
              <w:t xml:space="preserve">Gabon</w:t>
            </w:r>
          </w:p>
        </w:tc>
        <w:tc>
          <w:tcPr>
            <w:shd w:fill="eaeed0" w:val="clear"/>
            <w:vAlign w:val="bottom"/>
          </w:tcPr>
          <w:p w:rsidR="00000000" w:rsidDel="00000000" w:rsidP="00000000" w:rsidRDefault="00000000" w:rsidRPr="00000000" w14:paraId="00000084">
            <w:pPr>
              <w:jc w:val="right"/>
              <w:rPr>
                <w:sz w:val="22"/>
                <w:szCs w:val="22"/>
              </w:rPr>
            </w:pPr>
            <w:r w:rsidDel="00000000" w:rsidR="00000000" w:rsidRPr="00000000">
              <w:rPr>
                <w:sz w:val="22"/>
                <w:szCs w:val="22"/>
                <w:rtl w:val="0"/>
              </w:rPr>
              <w:t xml:space="preserve">81.0293</w:t>
            </w:r>
          </w:p>
        </w:tc>
      </w:tr>
      <w:tr>
        <w:trPr>
          <w:cantSplit w:val="0"/>
          <w:trHeight w:val="280" w:hRule="atLeast"/>
          <w:tblHeader w:val="0"/>
        </w:trPr>
        <w:tc>
          <w:tcPr>
            <w:vAlign w:val="bottom"/>
          </w:tcPr>
          <w:p w:rsidR="00000000" w:rsidDel="00000000" w:rsidP="00000000" w:rsidRDefault="00000000" w:rsidRPr="00000000" w14:paraId="00000085">
            <w:pPr>
              <w:jc w:val="right"/>
              <w:rPr>
                <w:sz w:val="22"/>
                <w:szCs w:val="22"/>
              </w:rPr>
            </w:pPr>
            <w:r w:rsidDel="00000000" w:rsidR="00000000" w:rsidRPr="00000000">
              <w:rPr>
                <w:sz w:val="22"/>
                <w:szCs w:val="22"/>
                <w:rtl w:val="0"/>
              </w:rPr>
              <w:t xml:space="preserve">24</w:t>
            </w:r>
          </w:p>
        </w:tc>
        <w:tc>
          <w:tcPr>
            <w:vAlign w:val="bottom"/>
          </w:tcPr>
          <w:p w:rsidR="00000000" w:rsidDel="00000000" w:rsidP="00000000" w:rsidRDefault="00000000" w:rsidRPr="00000000" w14:paraId="00000086">
            <w:pPr>
              <w:rPr>
                <w:sz w:val="22"/>
                <w:szCs w:val="22"/>
              </w:rPr>
            </w:pPr>
            <w:r w:rsidDel="00000000" w:rsidR="00000000" w:rsidRPr="00000000">
              <w:rPr>
                <w:sz w:val="22"/>
                <w:szCs w:val="22"/>
                <w:rtl w:val="0"/>
              </w:rPr>
              <w:t xml:space="preserve">France</w:t>
            </w:r>
          </w:p>
        </w:tc>
        <w:tc>
          <w:tcPr>
            <w:shd w:fill="eaeed0" w:val="clear"/>
            <w:vAlign w:val="bottom"/>
          </w:tcPr>
          <w:p w:rsidR="00000000" w:rsidDel="00000000" w:rsidP="00000000" w:rsidRDefault="00000000" w:rsidRPr="00000000" w14:paraId="00000087">
            <w:pPr>
              <w:jc w:val="right"/>
              <w:rPr>
                <w:sz w:val="22"/>
                <w:szCs w:val="22"/>
              </w:rPr>
            </w:pPr>
            <w:r w:rsidDel="00000000" w:rsidR="00000000" w:rsidRPr="00000000">
              <w:rPr>
                <w:sz w:val="22"/>
                <w:szCs w:val="22"/>
                <w:rtl w:val="0"/>
              </w:rPr>
              <w:t xml:space="preserve">80.9418</w:t>
            </w:r>
          </w:p>
        </w:tc>
      </w:tr>
      <w:tr>
        <w:trPr>
          <w:cantSplit w:val="0"/>
          <w:trHeight w:val="280" w:hRule="atLeast"/>
          <w:tblHeader w:val="0"/>
        </w:trPr>
        <w:tc>
          <w:tcPr>
            <w:shd w:fill="c0e6f5" w:val="clear"/>
            <w:vAlign w:val="bottom"/>
          </w:tcPr>
          <w:p w:rsidR="00000000" w:rsidDel="00000000" w:rsidP="00000000" w:rsidRDefault="00000000" w:rsidRPr="00000000" w14:paraId="00000088">
            <w:pPr>
              <w:jc w:val="right"/>
              <w:rPr>
                <w:sz w:val="22"/>
                <w:szCs w:val="22"/>
              </w:rPr>
            </w:pPr>
            <w:r w:rsidDel="00000000" w:rsidR="00000000" w:rsidRPr="00000000">
              <w:rPr>
                <w:sz w:val="22"/>
                <w:szCs w:val="22"/>
                <w:rtl w:val="0"/>
              </w:rPr>
              <w:t xml:space="preserve">25</w:t>
            </w:r>
          </w:p>
        </w:tc>
        <w:tc>
          <w:tcPr>
            <w:shd w:fill="c0e6f5" w:val="clear"/>
            <w:vAlign w:val="bottom"/>
          </w:tcPr>
          <w:p w:rsidR="00000000" w:rsidDel="00000000" w:rsidP="00000000" w:rsidRDefault="00000000" w:rsidRPr="00000000" w14:paraId="00000089">
            <w:pPr>
              <w:rPr>
                <w:sz w:val="22"/>
                <w:szCs w:val="22"/>
              </w:rPr>
            </w:pPr>
            <w:r w:rsidDel="00000000" w:rsidR="00000000" w:rsidRPr="00000000">
              <w:rPr>
                <w:sz w:val="22"/>
                <w:szCs w:val="22"/>
                <w:rtl w:val="0"/>
              </w:rPr>
              <w:t xml:space="preserve">Finland</w:t>
            </w:r>
          </w:p>
        </w:tc>
        <w:tc>
          <w:tcPr>
            <w:shd w:fill="eaeed0" w:val="clear"/>
            <w:vAlign w:val="bottom"/>
          </w:tcPr>
          <w:p w:rsidR="00000000" w:rsidDel="00000000" w:rsidP="00000000" w:rsidRDefault="00000000" w:rsidRPr="00000000" w14:paraId="0000008A">
            <w:pPr>
              <w:jc w:val="right"/>
              <w:rPr>
                <w:sz w:val="22"/>
                <w:szCs w:val="22"/>
              </w:rPr>
            </w:pPr>
            <w:r w:rsidDel="00000000" w:rsidR="00000000" w:rsidRPr="00000000">
              <w:rPr>
                <w:sz w:val="22"/>
                <w:szCs w:val="22"/>
                <w:rtl w:val="0"/>
              </w:rPr>
              <w:t xml:space="preserve">80.7993</w:t>
            </w:r>
          </w:p>
        </w:tc>
      </w:tr>
      <w:tr>
        <w:trPr>
          <w:cantSplit w:val="0"/>
          <w:trHeight w:val="280" w:hRule="atLeast"/>
          <w:tblHeader w:val="0"/>
        </w:trPr>
        <w:tc>
          <w:tcPr>
            <w:vAlign w:val="bottom"/>
          </w:tcPr>
          <w:p w:rsidR="00000000" w:rsidDel="00000000" w:rsidP="00000000" w:rsidRDefault="00000000" w:rsidRPr="00000000" w14:paraId="0000008B">
            <w:pPr>
              <w:jc w:val="right"/>
              <w:rPr>
                <w:sz w:val="22"/>
                <w:szCs w:val="22"/>
              </w:rPr>
            </w:pPr>
            <w:r w:rsidDel="00000000" w:rsidR="00000000" w:rsidRPr="00000000">
              <w:rPr>
                <w:sz w:val="22"/>
                <w:szCs w:val="22"/>
                <w:rtl w:val="0"/>
              </w:rPr>
              <w:t xml:space="preserve">26</w:t>
            </w:r>
          </w:p>
        </w:tc>
        <w:tc>
          <w:tcPr>
            <w:vAlign w:val="bottom"/>
          </w:tcPr>
          <w:p w:rsidR="00000000" w:rsidDel="00000000" w:rsidP="00000000" w:rsidRDefault="00000000" w:rsidRPr="00000000" w14:paraId="0000008C">
            <w:pPr>
              <w:rPr>
                <w:sz w:val="22"/>
                <w:szCs w:val="22"/>
              </w:rPr>
            </w:pPr>
            <w:r w:rsidDel="00000000" w:rsidR="00000000" w:rsidRPr="00000000">
              <w:rPr>
                <w:sz w:val="22"/>
                <w:szCs w:val="22"/>
                <w:rtl w:val="0"/>
              </w:rPr>
              <w:t xml:space="preserve">Indonesia</w:t>
            </w:r>
          </w:p>
        </w:tc>
        <w:tc>
          <w:tcPr>
            <w:shd w:fill="eaeed0" w:val="clear"/>
            <w:vAlign w:val="bottom"/>
          </w:tcPr>
          <w:p w:rsidR="00000000" w:rsidDel="00000000" w:rsidP="00000000" w:rsidRDefault="00000000" w:rsidRPr="00000000" w14:paraId="0000008D">
            <w:pPr>
              <w:jc w:val="right"/>
              <w:rPr>
                <w:sz w:val="22"/>
                <w:szCs w:val="22"/>
              </w:rPr>
            </w:pPr>
            <w:r w:rsidDel="00000000" w:rsidR="00000000" w:rsidRPr="00000000">
              <w:rPr>
                <w:sz w:val="22"/>
                <w:szCs w:val="22"/>
                <w:rtl w:val="0"/>
              </w:rPr>
              <w:t xml:space="preserve">80.6182</w:t>
            </w:r>
          </w:p>
        </w:tc>
      </w:tr>
      <w:tr>
        <w:trPr>
          <w:cantSplit w:val="0"/>
          <w:trHeight w:val="280" w:hRule="atLeast"/>
          <w:tblHeader w:val="0"/>
        </w:trPr>
        <w:tc>
          <w:tcPr>
            <w:shd w:fill="c0e6f5" w:val="clear"/>
            <w:vAlign w:val="bottom"/>
          </w:tcPr>
          <w:p w:rsidR="00000000" w:rsidDel="00000000" w:rsidP="00000000" w:rsidRDefault="00000000" w:rsidRPr="00000000" w14:paraId="0000008E">
            <w:pPr>
              <w:jc w:val="right"/>
              <w:rPr>
                <w:sz w:val="22"/>
                <w:szCs w:val="22"/>
              </w:rPr>
            </w:pPr>
            <w:r w:rsidDel="00000000" w:rsidR="00000000" w:rsidRPr="00000000">
              <w:rPr>
                <w:sz w:val="22"/>
                <w:szCs w:val="22"/>
                <w:rtl w:val="0"/>
              </w:rPr>
              <w:t xml:space="preserve">27</w:t>
            </w:r>
          </w:p>
        </w:tc>
        <w:tc>
          <w:tcPr>
            <w:shd w:fill="c0e6f5" w:val="clear"/>
            <w:vAlign w:val="bottom"/>
          </w:tcPr>
          <w:p w:rsidR="00000000" w:rsidDel="00000000" w:rsidP="00000000" w:rsidRDefault="00000000" w:rsidRPr="00000000" w14:paraId="0000008F">
            <w:pPr>
              <w:rPr>
                <w:sz w:val="22"/>
                <w:szCs w:val="22"/>
              </w:rPr>
            </w:pPr>
            <w:r w:rsidDel="00000000" w:rsidR="00000000" w:rsidRPr="00000000">
              <w:rPr>
                <w:sz w:val="22"/>
                <w:szCs w:val="22"/>
                <w:rtl w:val="0"/>
              </w:rPr>
              <w:t xml:space="preserve">Rep. of Korea</w:t>
            </w:r>
          </w:p>
        </w:tc>
        <w:tc>
          <w:tcPr>
            <w:shd w:fill="ebeed0" w:val="clear"/>
            <w:vAlign w:val="bottom"/>
          </w:tcPr>
          <w:p w:rsidR="00000000" w:rsidDel="00000000" w:rsidP="00000000" w:rsidRDefault="00000000" w:rsidRPr="00000000" w14:paraId="00000090">
            <w:pPr>
              <w:jc w:val="right"/>
              <w:rPr>
                <w:sz w:val="22"/>
                <w:szCs w:val="22"/>
              </w:rPr>
            </w:pPr>
            <w:r w:rsidDel="00000000" w:rsidR="00000000" w:rsidRPr="00000000">
              <w:rPr>
                <w:sz w:val="22"/>
                <w:szCs w:val="22"/>
                <w:rtl w:val="0"/>
              </w:rPr>
              <w:t xml:space="preserve">80.1549</w:t>
            </w:r>
          </w:p>
        </w:tc>
      </w:tr>
      <w:tr>
        <w:trPr>
          <w:cantSplit w:val="0"/>
          <w:trHeight w:val="280" w:hRule="atLeast"/>
          <w:tblHeader w:val="0"/>
        </w:trPr>
        <w:tc>
          <w:tcPr>
            <w:vAlign w:val="bottom"/>
          </w:tcPr>
          <w:p w:rsidR="00000000" w:rsidDel="00000000" w:rsidP="00000000" w:rsidRDefault="00000000" w:rsidRPr="00000000" w14:paraId="00000091">
            <w:pPr>
              <w:jc w:val="right"/>
              <w:rPr>
                <w:sz w:val="22"/>
                <w:szCs w:val="22"/>
              </w:rPr>
            </w:pPr>
            <w:r w:rsidDel="00000000" w:rsidR="00000000" w:rsidRPr="00000000">
              <w:rPr>
                <w:sz w:val="22"/>
                <w:szCs w:val="22"/>
                <w:rtl w:val="0"/>
              </w:rPr>
              <w:t xml:space="preserve">28</w:t>
            </w:r>
          </w:p>
        </w:tc>
        <w:tc>
          <w:tcPr>
            <w:vAlign w:val="bottom"/>
          </w:tcPr>
          <w:p w:rsidR="00000000" w:rsidDel="00000000" w:rsidP="00000000" w:rsidRDefault="00000000" w:rsidRPr="00000000" w14:paraId="00000092">
            <w:pPr>
              <w:rPr>
                <w:sz w:val="22"/>
                <w:szCs w:val="22"/>
              </w:rPr>
            </w:pPr>
            <w:r w:rsidDel="00000000" w:rsidR="00000000" w:rsidRPr="00000000">
              <w:rPr>
                <w:sz w:val="22"/>
                <w:szCs w:val="22"/>
                <w:rtl w:val="0"/>
              </w:rPr>
              <w:t xml:space="preserve">Peru</w:t>
            </w:r>
          </w:p>
        </w:tc>
        <w:tc>
          <w:tcPr>
            <w:shd w:fill="ebeed0" w:val="clear"/>
            <w:vAlign w:val="bottom"/>
          </w:tcPr>
          <w:p w:rsidR="00000000" w:rsidDel="00000000" w:rsidP="00000000" w:rsidRDefault="00000000" w:rsidRPr="00000000" w14:paraId="00000093">
            <w:pPr>
              <w:jc w:val="right"/>
              <w:rPr>
                <w:sz w:val="22"/>
                <w:szCs w:val="22"/>
              </w:rPr>
            </w:pPr>
            <w:r w:rsidDel="00000000" w:rsidR="00000000" w:rsidRPr="00000000">
              <w:rPr>
                <w:sz w:val="22"/>
                <w:szCs w:val="22"/>
                <w:rtl w:val="0"/>
              </w:rPr>
              <w:t xml:space="preserve">80.0155</w:t>
            </w:r>
          </w:p>
        </w:tc>
      </w:tr>
      <w:tr>
        <w:trPr>
          <w:cantSplit w:val="0"/>
          <w:trHeight w:val="280" w:hRule="atLeast"/>
          <w:tblHeader w:val="0"/>
        </w:trPr>
        <w:tc>
          <w:tcPr>
            <w:shd w:fill="c0e6f5" w:val="clear"/>
            <w:vAlign w:val="bottom"/>
          </w:tcPr>
          <w:p w:rsidR="00000000" w:rsidDel="00000000" w:rsidP="00000000" w:rsidRDefault="00000000" w:rsidRPr="00000000" w14:paraId="00000094">
            <w:pPr>
              <w:jc w:val="right"/>
              <w:rPr>
                <w:sz w:val="22"/>
                <w:szCs w:val="22"/>
              </w:rPr>
            </w:pPr>
            <w:r w:rsidDel="00000000" w:rsidR="00000000" w:rsidRPr="00000000">
              <w:rPr>
                <w:sz w:val="22"/>
                <w:szCs w:val="22"/>
                <w:rtl w:val="0"/>
              </w:rPr>
              <w:t xml:space="preserve">29</w:t>
            </w:r>
          </w:p>
        </w:tc>
        <w:tc>
          <w:tcPr>
            <w:shd w:fill="c0e6f5" w:val="clear"/>
            <w:vAlign w:val="bottom"/>
          </w:tcPr>
          <w:p w:rsidR="00000000" w:rsidDel="00000000" w:rsidP="00000000" w:rsidRDefault="00000000" w:rsidRPr="00000000" w14:paraId="00000095">
            <w:pPr>
              <w:rPr>
                <w:sz w:val="22"/>
                <w:szCs w:val="22"/>
              </w:rPr>
            </w:pPr>
            <w:r w:rsidDel="00000000" w:rsidR="00000000" w:rsidRPr="00000000">
              <w:rPr>
                <w:sz w:val="22"/>
                <w:szCs w:val="22"/>
                <w:rtl w:val="0"/>
              </w:rPr>
              <w:t xml:space="preserve">Oman</w:t>
            </w:r>
          </w:p>
        </w:tc>
        <w:tc>
          <w:tcPr>
            <w:shd w:fill="eceecf" w:val="clear"/>
            <w:vAlign w:val="bottom"/>
          </w:tcPr>
          <w:p w:rsidR="00000000" w:rsidDel="00000000" w:rsidP="00000000" w:rsidRDefault="00000000" w:rsidRPr="00000000" w14:paraId="00000096">
            <w:pPr>
              <w:jc w:val="right"/>
              <w:rPr>
                <w:sz w:val="22"/>
                <w:szCs w:val="22"/>
              </w:rPr>
            </w:pPr>
            <w:r w:rsidDel="00000000" w:rsidR="00000000" w:rsidRPr="00000000">
              <w:rPr>
                <w:sz w:val="22"/>
                <w:szCs w:val="22"/>
                <w:rtl w:val="0"/>
              </w:rPr>
              <w:t xml:space="preserve">79.5319</w:t>
            </w:r>
          </w:p>
        </w:tc>
      </w:tr>
      <w:tr>
        <w:trPr>
          <w:cantSplit w:val="0"/>
          <w:trHeight w:val="280" w:hRule="atLeast"/>
          <w:tblHeader w:val="0"/>
        </w:trPr>
        <w:tc>
          <w:tcPr>
            <w:vAlign w:val="bottom"/>
          </w:tcPr>
          <w:p w:rsidR="00000000" w:rsidDel="00000000" w:rsidP="00000000" w:rsidRDefault="00000000" w:rsidRPr="00000000" w14:paraId="00000097">
            <w:pPr>
              <w:jc w:val="right"/>
              <w:rPr>
                <w:sz w:val="22"/>
                <w:szCs w:val="22"/>
              </w:rPr>
            </w:pPr>
            <w:r w:rsidDel="00000000" w:rsidR="00000000" w:rsidRPr="00000000">
              <w:rPr>
                <w:sz w:val="22"/>
                <w:szCs w:val="22"/>
                <w:rtl w:val="0"/>
              </w:rPr>
              <w:t xml:space="preserve">30</w:t>
            </w:r>
          </w:p>
        </w:tc>
        <w:tc>
          <w:tcPr>
            <w:vAlign w:val="bottom"/>
          </w:tcPr>
          <w:p w:rsidR="00000000" w:rsidDel="00000000" w:rsidP="00000000" w:rsidRDefault="00000000" w:rsidRPr="00000000" w14:paraId="00000098">
            <w:pPr>
              <w:rPr>
                <w:sz w:val="22"/>
                <w:szCs w:val="22"/>
              </w:rPr>
            </w:pPr>
            <w:r w:rsidDel="00000000" w:rsidR="00000000" w:rsidRPr="00000000">
              <w:rPr>
                <w:sz w:val="22"/>
                <w:szCs w:val="22"/>
                <w:rtl w:val="0"/>
              </w:rPr>
              <w:t xml:space="preserve">Libya</w:t>
            </w:r>
          </w:p>
        </w:tc>
        <w:tc>
          <w:tcPr>
            <w:shd w:fill="eceecf" w:val="clear"/>
            <w:vAlign w:val="bottom"/>
          </w:tcPr>
          <w:p w:rsidR="00000000" w:rsidDel="00000000" w:rsidP="00000000" w:rsidRDefault="00000000" w:rsidRPr="00000000" w14:paraId="00000099">
            <w:pPr>
              <w:jc w:val="right"/>
              <w:rPr>
                <w:sz w:val="22"/>
                <w:szCs w:val="22"/>
              </w:rPr>
            </w:pPr>
            <w:r w:rsidDel="00000000" w:rsidR="00000000" w:rsidRPr="00000000">
              <w:rPr>
                <w:sz w:val="22"/>
                <w:szCs w:val="22"/>
                <w:rtl w:val="0"/>
              </w:rPr>
              <w:t xml:space="preserve">79.3755</w:t>
            </w:r>
          </w:p>
        </w:tc>
      </w:tr>
      <w:tr>
        <w:trPr>
          <w:cantSplit w:val="0"/>
          <w:trHeight w:val="280" w:hRule="atLeast"/>
          <w:tblHeader w:val="0"/>
        </w:trPr>
        <w:tc>
          <w:tcPr>
            <w:shd w:fill="c0e6f5" w:val="clear"/>
            <w:vAlign w:val="bottom"/>
          </w:tcPr>
          <w:p w:rsidR="00000000" w:rsidDel="00000000" w:rsidP="00000000" w:rsidRDefault="00000000" w:rsidRPr="00000000" w14:paraId="0000009A">
            <w:pPr>
              <w:jc w:val="right"/>
              <w:rPr>
                <w:sz w:val="22"/>
                <w:szCs w:val="22"/>
              </w:rPr>
            </w:pPr>
            <w:r w:rsidDel="00000000" w:rsidR="00000000" w:rsidRPr="00000000">
              <w:rPr>
                <w:sz w:val="22"/>
                <w:szCs w:val="22"/>
                <w:rtl w:val="0"/>
              </w:rPr>
              <w:t xml:space="preserve">31</w:t>
            </w:r>
          </w:p>
        </w:tc>
        <w:tc>
          <w:tcPr>
            <w:shd w:fill="c0e6f5" w:val="clear"/>
            <w:vAlign w:val="bottom"/>
          </w:tcPr>
          <w:p w:rsidR="00000000" w:rsidDel="00000000" w:rsidP="00000000" w:rsidRDefault="00000000" w:rsidRPr="00000000" w14:paraId="0000009B">
            <w:pPr>
              <w:rPr>
                <w:sz w:val="22"/>
                <w:szCs w:val="22"/>
              </w:rPr>
            </w:pPr>
            <w:r w:rsidDel="00000000" w:rsidR="00000000" w:rsidRPr="00000000">
              <w:rPr>
                <w:sz w:val="22"/>
                <w:szCs w:val="22"/>
                <w:rtl w:val="0"/>
              </w:rPr>
              <w:t xml:space="preserve">Japan</w:t>
            </w:r>
          </w:p>
        </w:tc>
        <w:tc>
          <w:tcPr>
            <w:shd w:fill="eeeecf" w:val="clear"/>
            <w:vAlign w:val="bottom"/>
          </w:tcPr>
          <w:p w:rsidR="00000000" w:rsidDel="00000000" w:rsidP="00000000" w:rsidRDefault="00000000" w:rsidRPr="00000000" w14:paraId="0000009C">
            <w:pPr>
              <w:jc w:val="right"/>
              <w:rPr>
                <w:sz w:val="22"/>
                <w:szCs w:val="22"/>
              </w:rPr>
            </w:pPr>
            <w:r w:rsidDel="00000000" w:rsidR="00000000" w:rsidRPr="00000000">
              <w:rPr>
                <w:sz w:val="22"/>
                <w:szCs w:val="22"/>
                <w:rtl w:val="0"/>
              </w:rPr>
              <w:t xml:space="preserve">78.5754</w:t>
            </w:r>
          </w:p>
        </w:tc>
      </w:tr>
      <w:tr>
        <w:trPr>
          <w:cantSplit w:val="0"/>
          <w:trHeight w:val="280" w:hRule="atLeast"/>
          <w:tblHeader w:val="0"/>
        </w:trPr>
        <w:tc>
          <w:tcPr>
            <w:vAlign w:val="bottom"/>
          </w:tcPr>
          <w:p w:rsidR="00000000" w:rsidDel="00000000" w:rsidP="00000000" w:rsidRDefault="00000000" w:rsidRPr="00000000" w14:paraId="0000009D">
            <w:pPr>
              <w:jc w:val="right"/>
              <w:rPr>
                <w:sz w:val="22"/>
                <w:szCs w:val="22"/>
              </w:rPr>
            </w:pPr>
            <w:r w:rsidDel="00000000" w:rsidR="00000000" w:rsidRPr="00000000">
              <w:rPr>
                <w:sz w:val="22"/>
                <w:szCs w:val="22"/>
                <w:rtl w:val="0"/>
              </w:rPr>
              <w:t xml:space="preserve">32</w:t>
            </w:r>
          </w:p>
        </w:tc>
        <w:tc>
          <w:tcPr>
            <w:vAlign w:val="bottom"/>
          </w:tcPr>
          <w:p w:rsidR="00000000" w:rsidDel="00000000" w:rsidP="00000000" w:rsidRDefault="00000000" w:rsidRPr="00000000" w14:paraId="0000009E">
            <w:pPr>
              <w:rPr>
                <w:sz w:val="22"/>
                <w:szCs w:val="22"/>
              </w:rPr>
            </w:pPr>
            <w:r w:rsidDel="00000000" w:rsidR="00000000" w:rsidRPr="00000000">
              <w:rPr>
                <w:sz w:val="22"/>
                <w:szCs w:val="22"/>
                <w:rtl w:val="0"/>
              </w:rPr>
              <w:t xml:space="preserve">Paraguay</w:t>
            </w:r>
          </w:p>
        </w:tc>
        <w:tc>
          <w:tcPr>
            <w:shd w:fill="eeeecf" w:val="clear"/>
            <w:vAlign w:val="bottom"/>
          </w:tcPr>
          <w:p w:rsidR="00000000" w:rsidDel="00000000" w:rsidP="00000000" w:rsidRDefault="00000000" w:rsidRPr="00000000" w14:paraId="0000009F">
            <w:pPr>
              <w:jc w:val="right"/>
              <w:rPr>
                <w:sz w:val="22"/>
                <w:szCs w:val="22"/>
              </w:rPr>
            </w:pPr>
            <w:r w:rsidDel="00000000" w:rsidR="00000000" w:rsidRPr="00000000">
              <w:rPr>
                <w:sz w:val="22"/>
                <w:szCs w:val="22"/>
                <w:rtl w:val="0"/>
              </w:rPr>
              <w:t xml:space="preserve">78.5529</w:t>
            </w:r>
          </w:p>
        </w:tc>
      </w:tr>
      <w:tr>
        <w:trPr>
          <w:cantSplit w:val="0"/>
          <w:trHeight w:val="280" w:hRule="atLeast"/>
          <w:tblHeader w:val="0"/>
        </w:trPr>
        <w:tc>
          <w:tcPr>
            <w:shd w:fill="c0e6f5" w:val="clear"/>
            <w:vAlign w:val="bottom"/>
          </w:tcPr>
          <w:p w:rsidR="00000000" w:rsidDel="00000000" w:rsidP="00000000" w:rsidRDefault="00000000" w:rsidRPr="00000000" w14:paraId="000000A0">
            <w:pPr>
              <w:jc w:val="right"/>
              <w:rPr>
                <w:sz w:val="22"/>
                <w:szCs w:val="22"/>
              </w:rPr>
            </w:pPr>
            <w:r w:rsidDel="00000000" w:rsidR="00000000" w:rsidRPr="00000000">
              <w:rPr>
                <w:sz w:val="22"/>
                <w:szCs w:val="22"/>
                <w:rtl w:val="0"/>
              </w:rPr>
              <w:t xml:space="preserve">33</w:t>
            </w:r>
          </w:p>
        </w:tc>
        <w:tc>
          <w:tcPr>
            <w:shd w:fill="c0e6f5" w:val="clear"/>
            <w:vAlign w:val="bottom"/>
          </w:tcPr>
          <w:p w:rsidR="00000000" w:rsidDel="00000000" w:rsidP="00000000" w:rsidRDefault="00000000" w:rsidRPr="00000000" w14:paraId="000000A1">
            <w:pPr>
              <w:rPr>
                <w:sz w:val="22"/>
                <w:szCs w:val="22"/>
              </w:rPr>
            </w:pPr>
            <w:r w:rsidDel="00000000" w:rsidR="00000000" w:rsidRPr="00000000">
              <w:rPr>
                <w:sz w:val="22"/>
                <w:szCs w:val="22"/>
                <w:rtl w:val="0"/>
              </w:rPr>
              <w:t xml:space="preserve">Romania</w:t>
            </w:r>
          </w:p>
        </w:tc>
        <w:tc>
          <w:tcPr>
            <w:shd w:fill="eeefcf" w:val="clear"/>
            <w:vAlign w:val="bottom"/>
          </w:tcPr>
          <w:p w:rsidR="00000000" w:rsidDel="00000000" w:rsidP="00000000" w:rsidRDefault="00000000" w:rsidRPr="00000000" w14:paraId="000000A2">
            <w:pPr>
              <w:jc w:val="right"/>
              <w:rPr>
                <w:sz w:val="22"/>
                <w:szCs w:val="22"/>
              </w:rPr>
            </w:pPr>
            <w:r w:rsidDel="00000000" w:rsidR="00000000" w:rsidRPr="00000000">
              <w:rPr>
                <w:sz w:val="22"/>
                <w:szCs w:val="22"/>
                <w:rtl w:val="0"/>
              </w:rPr>
              <w:t xml:space="preserve">78.1935</w:t>
            </w:r>
          </w:p>
        </w:tc>
      </w:tr>
      <w:tr>
        <w:trPr>
          <w:cantSplit w:val="0"/>
          <w:trHeight w:val="280" w:hRule="atLeast"/>
          <w:tblHeader w:val="0"/>
        </w:trPr>
        <w:tc>
          <w:tcPr>
            <w:vAlign w:val="bottom"/>
          </w:tcPr>
          <w:p w:rsidR="00000000" w:rsidDel="00000000" w:rsidP="00000000" w:rsidRDefault="00000000" w:rsidRPr="00000000" w14:paraId="000000A3">
            <w:pPr>
              <w:jc w:val="right"/>
              <w:rPr>
                <w:sz w:val="22"/>
                <w:szCs w:val="22"/>
              </w:rPr>
            </w:pPr>
            <w:r w:rsidDel="00000000" w:rsidR="00000000" w:rsidRPr="00000000">
              <w:rPr>
                <w:sz w:val="22"/>
                <w:szCs w:val="22"/>
                <w:rtl w:val="0"/>
              </w:rPr>
              <w:t xml:space="preserve">34</w:t>
            </w:r>
          </w:p>
        </w:tc>
        <w:tc>
          <w:tcPr>
            <w:vAlign w:val="bottom"/>
          </w:tcPr>
          <w:p w:rsidR="00000000" w:rsidDel="00000000" w:rsidP="00000000" w:rsidRDefault="00000000" w:rsidRPr="00000000" w14:paraId="000000A4">
            <w:pPr>
              <w:rPr>
                <w:sz w:val="22"/>
                <w:szCs w:val="22"/>
              </w:rPr>
            </w:pPr>
            <w:r w:rsidDel="00000000" w:rsidR="00000000" w:rsidRPr="00000000">
              <w:rPr>
                <w:sz w:val="22"/>
                <w:szCs w:val="22"/>
                <w:rtl w:val="0"/>
              </w:rPr>
              <w:t xml:space="preserve">Serbia</w:t>
            </w:r>
          </w:p>
        </w:tc>
        <w:tc>
          <w:tcPr>
            <w:shd w:fill="efefcf" w:val="clear"/>
            <w:vAlign w:val="bottom"/>
          </w:tcPr>
          <w:p w:rsidR="00000000" w:rsidDel="00000000" w:rsidP="00000000" w:rsidRDefault="00000000" w:rsidRPr="00000000" w14:paraId="000000A5">
            <w:pPr>
              <w:jc w:val="right"/>
              <w:rPr>
                <w:sz w:val="22"/>
                <w:szCs w:val="22"/>
              </w:rPr>
            </w:pPr>
            <w:r w:rsidDel="00000000" w:rsidR="00000000" w:rsidRPr="00000000">
              <w:rPr>
                <w:sz w:val="22"/>
                <w:szCs w:val="22"/>
                <w:rtl w:val="0"/>
              </w:rPr>
              <w:t xml:space="preserve">77.6619</w:t>
            </w:r>
          </w:p>
        </w:tc>
      </w:tr>
      <w:tr>
        <w:trPr>
          <w:cantSplit w:val="0"/>
          <w:trHeight w:val="280" w:hRule="atLeast"/>
          <w:tblHeader w:val="0"/>
        </w:trPr>
        <w:tc>
          <w:tcPr>
            <w:shd w:fill="c0e6f5" w:val="clear"/>
            <w:vAlign w:val="bottom"/>
          </w:tcPr>
          <w:p w:rsidR="00000000" w:rsidDel="00000000" w:rsidP="00000000" w:rsidRDefault="00000000" w:rsidRPr="00000000" w14:paraId="000000A6">
            <w:pPr>
              <w:jc w:val="right"/>
              <w:rPr>
                <w:sz w:val="22"/>
                <w:szCs w:val="22"/>
              </w:rPr>
            </w:pPr>
            <w:r w:rsidDel="00000000" w:rsidR="00000000" w:rsidRPr="00000000">
              <w:rPr>
                <w:sz w:val="22"/>
                <w:szCs w:val="22"/>
                <w:rtl w:val="0"/>
              </w:rPr>
              <w:t xml:space="preserve">35</w:t>
            </w:r>
          </w:p>
        </w:tc>
        <w:tc>
          <w:tcPr>
            <w:shd w:fill="c0e6f5" w:val="clear"/>
            <w:vAlign w:val="bottom"/>
          </w:tcPr>
          <w:p w:rsidR="00000000" w:rsidDel="00000000" w:rsidP="00000000" w:rsidRDefault="00000000" w:rsidRPr="00000000" w14:paraId="000000A7">
            <w:pPr>
              <w:rPr>
                <w:sz w:val="22"/>
                <w:szCs w:val="22"/>
              </w:rPr>
            </w:pPr>
            <w:r w:rsidDel="00000000" w:rsidR="00000000" w:rsidRPr="00000000">
              <w:rPr>
                <w:sz w:val="22"/>
                <w:szCs w:val="22"/>
                <w:rtl w:val="0"/>
              </w:rPr>
              <w:t xml:space="preserve">Bahrain</w:t>
            </w:r>
          </w:p>
        </w:tc>
        <w:tc>
          <w:tcPr>
            <w:shd w:fill="f0efcf" w:val="clear"/>
            <w:vAlign w:val="bottom"/>
          </w:tcPr>
          <w:p w:rsidR="00000000" w:rsidDel="00000000" w:rsidP="00000000" w:rsidRDefault="00000000" w:rsidRPr="00000000" w14:paraId="000000A8">
            <w:pPr>
              <w:jc w:val="right"/>
              <w:rPr>
                <w:sz w:val="22"/>
                <w:szCs w:val="22"/>
              </w:rPr>
            </w:pPr>
            <w:r w:rsidDel="00000000" w:rsidR="00000000" w:rsidRPr="00000000">
              <w:rPr>
                <w:sz w:val="22"/>
                <w:szCs w:val="22"/>
                <w:rtl w:val="0"/>
              </w:rPr>
              <w:t xml:space="preserve">77.5526</w:t>
            </w:r>
          </w:p>
        </w:tc>
      </w:tr>
      <w:tr>
        <w:trPr>
          <w:cantSplit w:val="0"/>
          <w:trHeight w:val="280" w:hRule="atLeast"/>
          <w:tblHeader w:val="0"/>
        </w:trPr>
        <w:tc>
          <w:tcPr>
            <w:vAlign w:val="bottom"/>
          </w:tcPr>
          <w:p w:rsidR="00000000" w:rsidDel="00000000" w:rsidP="00000000" w:rsidRDefault="00000000" w:rsidRPr="00000000" w14:paraId="000000A9">
            <w:pPr>
              <w:jc w:val="right"/>
              <w:rPr>
                <w:sz w:val="22"/>
                <w:szCs w:val="22"/>
              </w:rPr>
            </w:pPr>
            <w:r w:rsidDel="00000000" w:rsidR="00000000" w:rsidRPr="00000000">
              <w:rPr>
                <w:sz w:val="22"/>
                <w:szCs w:val="22"/>
                <w:rtl w:val="0"/>
              </w:rPr>
              <w:t xml:space="preserve">36</w:t>
            </w:r>
          </w:p>
        </w:tc>
        <w:tc>
          <w:tcPr>
            <w:vAlign w:val="bottom"/>
          </w:tcPr>
          <w:p w:rsidR="00000000" w:rsidDel="00000000" w:rsidP="00000000" w:rsidRDefault="00000000" w:rsidRPr="00000000" w14:paraId="000000AA">
            <w:pPr>
              <w:rPr>
                <w:sz w:val="22"/>
                <w:szCs w:val="22"/>
              </w:rPr>
            </w:pPr>
            <w:r w:rsidDel="00000000" w:rsidR="00000000" w:rsidRPr="00000000">
              <w:rPr>
                <w:sz w:val="22"/>
                <w:szCs w:val="22"/>
                <w:rtl w:val="0"/>
              </w:rPr>
              <w:t xml:space="preserve">Bulgaria</w:t>
            </w:r>
          </w:p>
        </w:tc>
        <w:tc>
          <w:tcPr>
            <w:shd w:fill="f0efcf" w:val="clear"/>
            <w:vAlign w:val="bottom"/>
          </w:tcPr>
          <w:p w:rsidR="00000000" w:rsidDel="00000000" w:rsidP="00000000" w:rsidRDefault="00000000" w:rsidRPr="00000000" w14:paraId="000000AB">
            <w:pPr>
              <w:jc w:val="right"/>
              <w:rPr>
                <w:sz w:val="22"/>
                <w:szCs w:val="22"/>
              </w:rPr>
            </w:pPr>
            <w:r w:rsidDel="00000000" w:rsidR="00000000" w:rsidRPr="00000000">
              <w:rPr>
                <w:sz w:val="22"/>
                <w:szCs w:val="22"/>
                <w:rtl w:val="0"/>
              </w:rPr>
              <w:t xml:space="preserve">77.4895</w:t>
            </w:r>
          </w:p>
        </w:tc>
      </w:tr>
      <w:tr>
        <w:trPr>
          <w:cantSplit w:val="0"/>
          <w:trHeight w:val="280" w:hRule="atLeast"/>
          <w:tblHeader w:val="0"/>
        </w:trPr>
        <w:tc>
          <w:tcPr>
            <w:shd w:fill="c0e6f5" w:val="clear"/>
            <w:vAlign w:val="bottom"/>
          </w:tcPr>
          <w:p w:rsidR="00000000" w:rsidDel="00000000" w:rsidP="00000000" w:rsidRDefault="00000000" w:rsidRPr="00000000" w14:paraId="000000AC">
            <w:pPr>
              <w:jc w:val="right"/>
              <w:rPr>
                <w:sz w:val="22"/>
                <w:szCs w:val="22"/>
              </w:rPr>
            </w:pPr>
            <w:r w:rsidDel="00000000" w:rsidR="00000000" w:rsidRPr="00000000">
              <w:rPr>
                <w:sz w:val="22"/>
                <w:szCs w:val="22"/>
                <w:rtl w:val="0"/>
              </w:rPr>
              <w:t xml:space="preserve">37</w:t>
            </w:r>
          </w:p>
        </w:tc>
        <w:tc>
          <w:tcPr>
            <w:shd w:fill="c0e6f5" w:val="clear"/>
            <w:vAlign w:val="bottom"/>
          </w:tcPr>
          <w:p w:rsidR="00000000" w:rsidDel="00000000" w:rsidP="00000000" w:rsidRDefault="00000000" w:rsidRPr="00000000" w14:paraId="000000AD">
            <w:pPr>
              <w:rPr>
                <w:sz w:val="22"/>
                <w:szCs w:val="22"/>
              </w:rPr>
            </w:pPr>
            <w:r w:rsidDel="00000000" w:rsidR="00000000" w:rsidRPr="00000000">
              <w:rPr>
                <w:sz w:val="22"/>
                <w:szCs w:val="22"/>
                <w:rtl w:val="0"/>
              </w:rPr>
              <w:t xml:space="preserve">Austria</w:t>
            </w:r>
          </w:p>
        </w:tc>
        <w:tc>
          <w:tcPr>
            <w:shd w:fill="f0efcf" w:val="clear"/>
            <w:vAlign w:val="bottom"/>
          </w:tcPr>
          <w:p w:rsidR="00000000" w:rsidDel="00000000" w:rsidP="00000000" w:rsidRDefault="00000000" w:rsidRPr="00000000" w14:paraId="000000AE">
            <w:pPr>
              <w:jc w:val="right"/>
              <w:rPr>
                <w:sz w:val="22"/>
                <w:szCs w:val="22"/>
              </w:rPr>
            </w:pPr>
            <w:r w:rsidDel="00000000" w:rsidR="00000000" w:rsidRPr="00000000">
              <w:rPr>
                <w:sz w:val="22"/>
                <w:szCs w:val="22"/>
                <w:rtl w:val="0"/>
              </w:rPr>
              <w:t xml:space="preserve">77.4782</w:t>
            </w:r>
          </w:p>
        </w:tc>
      </w:tr>
      <w:tr>
        <w:trPr>
          <w:cantSplit w:val="0"/>
          <w:trHeight w:val="280" w:hRule="atLeast"/>
          <w:tblHeader w:val="0"/>
        </w:trPr>
        <w:tc>
          <w:tcPr>
            <w:vAlign w:val="bottom"/>
          </w:tcPr>
          <w:p w:rsidR="00000000" w:rsidDel="00000000" w:rsidP="00000000" w:rsidRDefault="00000000" w:rsidRPr="00000000" w14:paraId="000000AF">
            <w:pPr>
              <w:jc w:val="right"/>
              <w:rPr>
                <w:sz w:val="22"/>
                <w:szCs w:val="22"/>
              </w:rPr>
            </w:pPr>
            <w:r w:rsidDel="00000000" w:rsidR="00000000" w:rsidRPr="00000000">
              <w:rPr>
                <w:sz w:val="22"/>
                <w:szCs w:val="22"/>
                <w:rtl w:val="0"/>
              </w:rPr>
              <w:t xml:space="preserve">38</w:t>
            </w:r>
          </w:p>
        </w:tc>
        <w:tc>
          <w:tcPr>
            <w:vAlign w:val="bottom"/>
          </w:tcPr>
          <w:p w:rsidR="00000000" w:rsidDel="00000000" w:rsidP="00000000" w:rsidRDefault="00000000" w:rsidRPr="00000000" w14:paraId="000000B0">
            <w:pPr>
              <w:rPr>
                <w:sz w:val="22"/>
                <w:szCs w:val="22"/>
              </w:rPr>
            </w:pPr>
            <w:r w:rsidDel="00000000" w:rsidR="00000000" w:rsidRPr="00000000">
              <w:rPr>
                <w:sz w:val="22"/>
                <w:szCs w:val="22"/>
                <w:rtl w:val="0"/>
              </w:rPr>
              <w:t xml:space="preserve">Azerbaijan</w:t>
            </w:r>
          </w:p>
        </w:tc>
        <w:tc>
          <w:tcPr>
            <w:shd w:fill="f0efcf" w:val="clear"/>
            <w:vAlign w:val="bottom"/>
          </w:tcPr>
          <w:p w:rsidR="00000000" w:rsidDel="00000000" w:rsidP="00000000" w:rsidRDefault="00000000" w:rsidRPr="00000000" w14:paraId="000000B1">
            <w:pPr>
              <w:jc w:val="right"/>
              <w:rPr>
                <w:sz w:val="22"/>
                <w:szCs w:val="22"/>
              </w:rPr>
            </w:pPr>
            <w:r w:rsidDel="00000000" w:rsidR="00000000" w:rsidRPr="00000000">
              <w:rPr>
                <w:sz w:val="22"/>
                <w:szCs w:val="22"/>
                <w:rtl w:val="0"/>
              </w:rPr>
              <w:t xml:space="preserve">77.1465</w:t>
            </w:r>
          </w:p>
        </w:tc>
      </w:tr>
      <w:tr>
        <w:trPr>
          <w:cantSplit w:val="0"/>
          <w:trHeight w:val="280" w:hRule="atLeast"/>
          <w:tblHeader w:val="0"/>
        </w:trPr>
        <w:tc>
          <w:tcPr>
            <w:shd w:fill="c0e6f5" w:val="clear"/>
            <w:vAlign w:val="bottom"/>
          </w:tcPr>
          <w:p w:rsidR="00000000" w:rsidDel="00000000" w:rsidP="00000000" w:rsidRDefault="00000000" w:rsidRPr="00000000" w14:paraId="000000B2">
            <w:pPr>
              <w:jc w:val="right"/>
              <w:rPr>
                <w:sz w:val="22"/>
                <w:szCs w:val="22"/>
              </w:rPr>
            </w:pPr>
            <w:r w:rsidDel="00000000" w:rsidR="00000000" w:rsidRPr="00000000">
              <w:rPr>
                <w:sz w:val="22"/>
                <w:szCs w:val="22"/>
                <w:rtl w:val="0"/>
              </w:rPr>
              <w:t xml:space="preserve">39</w:t>
            </w:r>
          </w:p>
        </w:tc>
        <w:tc>
          <w:tcPr>
            <w:shd w:fill="c0e6f5" w:val="clear"/>
            <w:vAlign w:val="bottom"/>
          </w:tcPr>
          <w:p w:rsidR="00000000" w:rsidDel="00000000" w:rsidP="00000000" w:rsidRDefault="00000000" w:rsidRPr="00000000" w14:paraId="000000B3">
            <w:pPr>
              <w:rPr>
                <w:sz w:val="22"/>
                <w:szCs w:val="22"/>
              </w:rPr>
            </w:pPr>
            <w:r w:rsidDel="00000000" w:rsidR="00000000" w:rsidRPr="00000000">
              <w:rPr>
                <w:sz w:val="22"/>
                <w:szCs w:val="22"/>
                <w:rtl w:val="0"/>
              </w:rPr>
              <w:t xml:space="preserve">Ukraine</w:t>
            </w:r>
          </w:p>
        </w:tc>
        <w:tc>
          <w:tcPr>
            <w:shd w:fill="f1efcf" w:val="clear"/>
            <w:vAlign w:val="bottom"/>
          </w:tcPr>
          <w:p w:rsidR="00000000" w:rsidDel="00000000" w:rsidP="00000000" w:rsidRDefault="00000000" w:rsidRPr="00000000" w14:paraId="000000B4">
            <w:pPr>
              <w:jc w:val="right"/>
              <w:rPr>
                <w:sz w:val="22"/>
                <w:szCs w:val="22"/>
              </w:rPr>
            </w:pPr>
            <w:r w:rsidDel="00000000" w:rsidR="00000000" w:rsidRPr="00000000">
              <w:rPr>
                <w:sz w:val="22"/>
                <w:szCs w:val="22"/>
                <w:rtl w:val="0"/>
              </w:rPr>
              <w:t xml:space="preserve">76.9835</w:t>
            </w:r>
          </w:p>
        </w:tc>
      </w:tr>
      <w:tr>
        <w:trPr>
          <w:cantSplit w:val="0"/>
          <w:trHeight w:val="280" w:hRule="atLeast"/>
          <w:tblHeader w:val="0"/>
        </w:trPr>
        <w:tc>
          <w:tcPr>
            <w:vAlign w:val="bottom"/>
          </w:tcPr>
          <w:p w:rsidR="00000000" w:rsidDel="00000000" w:rsidP="00000000" w:rsidRDefault="00000000" w:rsidRPr="00000000" w14:paraId="000000B5">
            <w:pPr>
              <w:jc w:val="right"/>
              <w:rPr>
                <w:sz w:val="22"/>
                <w:szCs w:val="22"/>
              </w:rPr>
            </w:pPr>
            <w:r w:rsidDel="00000000" w:rsidR="00000000" w:rsidRPr="00000000">
              <w:rPr>
                <w:sz w:val="22"/>
                <w:szCs w:val="22"/>
                <w:rtl w:val="0"/>
              </w:rPr>
              <w:t xml:space="preserve">40</w:t>
            </w:r>
          </w:p>
        </w:tc>
        <w:tc>
          <w:tcPr>
            <w:vAlign w:val="bottom"/>
          </w:tcPr>
          <w:p w:rsidR="00000000" w:rsidDel="00000000" w:rsidP="00000000" w:rsidRDefault="00000000" w:rsidRPr="00000000" w14:paraId="000000B6">
            <w:pPr>
              <w:rPr>
                <w:sz w:val="22"/>
                <w:szCs w:val="22"/>
              </w:rPr>
            </w:pPr>
            <w:r w:rsidDel="00000000" w:rsidR="00000000" w:rsidRPr="00000000">
              <w:rPr>
                <w:sz w:val="22"/>
                <w:szCs w:val="22"/>
                <w:rtl w:val="0"/>
              </w:rPr>
              <w:t xml:space="preserve">Brazil</w:t>
            </w:r>
          </w:p>
        </w:tc>
        <w:tc>
          <w:tcPr>
            <w:shd w:fill="f1efcf" w:val="clear"/>
            <w:vAlign w:val="bottom"/>
          </w:tcPr>
          <w:p w:rsidR="00000000" w:rsidDel="00000000" w:rsidP="00000000" w:rsidRDefault="00000000" w:rsidRPr="00000000" w14:paraId="000000B7">
            <w:pPr>
              <w:jc w:val="right"/>
              <w:rPr>
                <w:sz w:val="22"/>
                <w:szCs w:val="22"/>
              </w:rPr>
            </w:pPr>
            <w:r w:rsidDel="00000000" w:rsidR="00000000" w:rsidRPr="00000000">
              <w:rPr>
                <w:sz w:val="22"/>
                <w:szCs w:val="22"/>
                <w:rtl w:val="0"/>
              </w:rPr>
              <w:t xml:space="preserve">76.8420</w:t>
            </w:r>
          </w:p>
        </w:tc>
      </w:tr>
      <w:tr>
        <w:trPr>
          <w:cantSplit w:val="0"/>
          <w:trHeight w:val="280" w:hRule="atLeast"/>
          <w:tblHeader w:val="0"/>
        </w:trPr>
        <w:tc>
          <w:tcPr>
            <w:shd w:fill="ff00ff" w:val="clear"/>
            <w:vAlign w:val="bottom"/>
          </w:tcPr>
          <w:p w:rsidR="00000000" w:rsidDel="00000000" w:rsidP="00000000" w:rsidRDefault="00000000" w:rsidRPr="00000000" w14:paraId="000000B8">
            <w:pPr>
              <w:jc w:val="right"/>
              <w:rPr>
                <w:b w:val="1"/>
                <w:bCs w:val="1"/>
                <w:sz w:val="22"/>
                <w:szCs w:val="22"/>
              </w:rPr>
            </w:pPr>
            <w:r w:rsidDel="00000000" w:rsidR="00000000" w:rsidRPr="00000000">
              <w:rPr>
                <w:b w:val="1"/>
                <w:bCs w:val="1"/>
                <w:sz w:val="22"/>
                <w:szCs w:val="22"/>
                <w:rtl w:val="0"/>
              </w:rPr>
              <w:t xml:space="preserve">41</w:t>
            </w:r>
          </w:p>
        </w:tc>
        <w:tc>
          <w:tcPr>
            <w:shd w:fill="ff00ff" w:val="clear"/>
            <w:vAlign w:val="bottom"/>
          </w:tcPr>
          <w:p w:rsidR="00000000" w:rsidDel="00000000" w:rsidP="00000000" w:rsidRDefault="00000000" w:rsidRPr="00000000" w14:paraId="000000B9">
            <w:pPr>
              <w:rPr>
                <w:b w:val="1"/>
                <w:bCs w:val="1"/>
                <w:sz w:val="22"/>
                <w:szCs w:val="22"/>
              </w:rPr>
            </w:pPr>
            <w:r w:rsidDel="00000000" w:rsidR="00000000" w:rsidRPr="00000000">
              <w:rPr>
                <w:b w:val="1"/>
                <w:bCs w:val="1"/>
                <w:sz w:val="22"/>
                <w:szCs w:val="22"/>
                <w:rtl w:val="0"/>
              </w:rPr>
              <w:t xml:space="preserve">United Kingdom</w:t>
            </w:r>
          </w:p>
        </w:tc>
        <w:tc>
          <w:tcPr>
            <w:shd w:fill="f2efce" w:val="clear"/>
            <w:vAlign w:val="bottom"/>
          </w:tcPr>
          <w:p w:rsidR="00000000" w:rsidDel="00000000" w:rsidP="00000000" w:rsidRDefault="00000000" w:rsidRPr="00000000" w14:paraId="000000BA">
            <w:pPr>
              <w:jc w:val="right"/>
              <w:rPr>
                <w:sz w:val="22"/>
                <w:szCs w:val="22"/>
              </w:rPr>
            </w:pPr>
            <w:r w:rsidDel="00000000" w:rsidR="00000000" w:rsidRPr="00000000">
              <w:rPr>
                <w:sz w:val="22"/>
                <w:szCs w:val="22"/>
                <w:rtl w:val="0"/>
              </w:rPr>
              <w:t xml:space="preserve">76.3549</w:t>
            </w:r>
          </w:p>
        </w:tc>
      </w:tr>
      <w:tr>
        <w:trPr>
          <w:cantSplit w:val="0"/>
          <w:trHeight w:val="280" w:hRule="atLeast"/>
          <w:tblHeader w:val="0"/>
        </w:trPr>
        <w:tc>
          <w:tcPr>
            <w:vAlign w:val="bottom"/>
          </w:tcPr>
          <w:p w:rsidR="00000000" w:rsidDel="00000000" w:rsidP="00000000" w:rsidRDefault="00000000" w:rsidRPr="00000000" w14:paraId="000000BB">
            <w:pPr>
              <w:jc w:val="right"/>
              <w:rPr>
                <w:sz w:val="22"/>
                <w:szCs w:val="22"/>
              </w:rPr>
            </w:pPr>
            <w:r w:rsidDel="00000000" w:rsidR="00000000" w:rsidRPr="00000000">
              <w:rPr>
                <w:sz w:val="22"/>
                <w:szCs w:val="22"/>
                <w:rtl w:val="0"/>
              </w:rPr>
              <w:t xml:space="preserve">42</w:t>
            </w:r>
          </w:p>
        </w:tc>
        <w:tc>
          <w:tcPr>
            <w:vAlign w:val="bottom"/>
          </w:tcPr>
          <w:p w:rsidR="00000000" w:rsidDel="00000000" w:rsidP="00000000" w:rsidRDefault="00000000" w:rsidRPr="00000000" w14:paraId="000000BC">
            <w:pPr>
              <w:rPr>
                <w:sz w:val="22"/>
                <w:szCs w:val="22"/>
              </w:rPr>
            </w:pPr>
            <w:r w:rsidDel="00000000" w:rsidR="00000000" w:rsidRPr="00000000">
              <w:rPr>
                <w:sz w:val="22"/>
                <w:szCs w:val="22"/>
                <w:rtl w:val="0"/>
              </w:rPr>
              <w:t xml:space="preserve">Albania</w:t>
            </w:r>
          </w:p>
        </w:tc>
        <w:tc>
          <w:tcPr>
            <w:shd w:fill="f2efce" w:val="clear"/>
            <w:vAlign w:val="bottom"/>
          </w:tcPr>
          <w:p w:rsidR="00000000" w:rsidDel="00000000" w:rsidP="00000000" w:rsidRDefault="00000000" w:rsidRPr="00000000" w14:paraId="000000BD">
            <w:pPr>
              <w:jc w:val="right"/>
              <w:rPr>
                <w:sz w:val="22"/>
                <w:szCs w:val="22"/>
              </w:rPr>
            </w:pPr>
            <w:r w:rsidDel="00000000" w:rsidR="00000000" w:rsidRPr="00000000">
              <w:rPr>
                <w:sz w:val="22"/>
                <w:szCs w:val="22"/>
                <w:rtl w:val="0"/>
              </w:rPr>
              <w:t xml:space="preserve">76.1953</w:t>
            </w:r>
          </w:p>
        </w:tc>
      </w:tr>
      <w:tr>
        <w:trPr>
          <w:cantSplit w:val="0"/>
          <w:trHeight w:val="280" w:hRule="atLeast"/>
          <w:tblHeader w:val="0"/>
        </w:trPr>
        <w:tc>
          <w:tcPr>
            <w:shd w:fill="c0e6f5" w:val="clear"/>
            <w:vAlign w:val="bottom"/>
          </w:tcPr>
          <w:p w:rsidR="00000000" w:rsidDel="00000000" w:rsidP="00000000" w:rsidRDefault="00000000" w:rsidRPr="00000000" w14:paraId="000000BE">
            <w:pPr>
              <w:jc w:val="right"/>
              <w:rPr>
                <w:sz w:val="22"/>
                <w:szCs w:val="22"/>
              </w:rPr>
            </w:pPr>
            <w:r w:rsidDel="00000000" w:rsidR="00000000" w:rsidRPr="00000000">
              <w:rPr>
                <w:sz w:val="22"/>
                <w:szCs w:val="22"/>
                <w:rtl w:val="0"/>
              </w:rPr>
              <w:t xml:space="preserve">43</w:t>
            </w:r>
          </w:p>
        </w:tc>
        <w:tc>
          <w:tcPr>
            <w:shd w:fill="c0e6f5" w:val="clear"/>
            <w:vAlign w:val="bottom"/>
          </w:tcPr>
          <w:p w:rsidR="00000000" w:rsidDel="00000000" w:rsidP="00000000" w:rsidRDefault="00000000" w:rsidRPr="00000000" w14:paraId="000000BF">
            <w:pPr>
              <w:rPr>
                <w:sz w:val="22"/>
                <w:szCs w:val="22"/>
              </w:rPr>
            </w:pPr>
            <w:r w:rsidDel="00000000" w:rsidR="00000000" w:rsidRPr="00000000">
              <w:rPr>
                <w:sz w:val="22"/>
                <w:szCs w:val="22"/>
                <w:rtl w:val="0"/>
              </w:rPr>
              <w:t xml:space="preserve">Mexico</w:t>
            </w:r>
          </w:p>
        </w:tc>
        <w:tc>
          <w:tcPr>
            <w:shd w:fill="f2efce" w:val="clear"/>
            <w:vAlign w:val="bottom"/>
          </w:tcPr>
          <w:p w:rsidR="00000000" w:rsidDel="00000000" w:rsidP="00000000" w:rsidRDefault="00000000" w:rsidRPr="00000000" w14:paraId="000000C0">
            <w:pPr>
              <w:jc w:val="right"/>
              <w:rPr>
                <w:sz w:val="22"/>
                <w:szCs w:val="22"/>
              </w:rPr>
            </w:pPr>
            <w:r w:rsidDel="00000000" w:rsidR="00000000" w:rsidRPr="00000000">
              <w:rPr>
                <w:sz w:val="22"/>
                <w:szCs w:val="22"/>
                <w:rtl w:val="0"/>
              </w:rPr>
              <w:t xml:space="preserve">75.9868</w:t>
            </w:r>
          </w:p>
        </w:tc>
      </w:tr>
      <w:tr>
        <w:trPr>
          <w:cantSplit w:val="0"/>
          <w:trHeight w:val="280" w:hRule="atLeast"/>
          <w:tblHeader w:val="0"/>
        </w:trPr>
        <w:tc>
          <w:tcPr>
            <w:vAlign w:val="bottom"/>
          </w:tcPr>
          <w:p w:rsidR="00000000" w:rsidDel="00000000" w:rsidP="00000000" w:rsidRDefault="00000000" w:rsidRPr="00000000" w14:paraId="000000C1">
            <w:pPr>
              <w:jc w:val="right"/>
              <w:rPr>
                <w:sz w:val="22"/>
                <w:szCs w:val="22"/>
              </w:rPr>
            </w:pPr>
            <w:r w:rsidDel="00000000" w:rsidR="00000000" w:rsidRPr="00000000">
              <w:rPr>
                <w:sz w:val="22"/>
                <w:szCs w:val="22"/>
                <w:rtl w:val="0"/>
              </w:rPr>
              <w:t xml:space="preserve">44</w:t>
            </w:r>
          </w:p>
        </w:tc>
        <w:tc>
          <w:tcPr>
            <w:vAlign w:val="bottom"/>
          </w:tcPr>
          <w:p w:rsidR="00000000" w:rsidDel="00000000" w:rsidP="00000000" w:rsidRDefault="00000000" w:rsidRPr="00000000" w14:paraId="000000C2">
            <w:pPr>
              <w:rPr>
                <w:sz w:val="22"/>
                <w:szCs w:val="22"/>
              </w:rPr>
            </w:pPr>
            <w:r w:rsidDel="00000000" w:rsidR="00000000" w:rsidRPr="00000000">
              <w:rPr>
                <w:sz w:val="22"/>
                <w:szCs w:val="22"/>
                <w:rtl w:val="0"/>
              </w:rPr>
              <w:t xml:space="preserve">China</w:t>
            </w:r>
          </w:p>
        </w:tc>
        <w:tc>
          <w:tcPr>
            <w:shd w:fill="f2efce" w:val="clear"/>
            <w:vAlign w:val="bottom"/>
          </w:tcPr>
          <w:p w:rsidR="00000000" w:rsidDel="00000000" w:rsidP="00000000" w:rsidRDefault="00000000" w:rsidRPr="00000000" w14:paraId="000000C3">
            <w:pPr>
              <w:jc w:val="right"/>
              <w:rPr>
                <w:sz w:val="22"/>
                <w:szCs w:val="22"/>
              </w:rPr>
            </w:pPr>
            <w:r w:rsidDel="00000000" w:rsidR="00000000" w:rsidRPr="00000000">
              <w:rPr>
                <w:sz w:val="22"/>
                <w:szCs w:val="22"/>
                <w:rtl w:val="0"/>
              </w:rPr>
              <w:t xml:space="preserve">75.9548</w:t>
            </w:r>
          </w:p>
        </w:tc>
      </w:tr>
      <w:tr>
        <w:trPr>
          <w:cantSplit w:val="0"/>
          <w:trHeight w:val="280" w:hRule="atLeast"/>
          <w:tblHeader w:val="0"/>
        </w:trPr>
        <w:tc>
          <w:tcPr>
            <w:shd w:fill="c0e6f5" w:val="clear"/>
            <w:vAlign w:val="bottom"/>
          </w:tcPr>
          <w:p w:rsidR="00000000" w:rsidDel="00000000" w:rsidP="00000000" w:rsidRDefault="00000000" w:rsidRPr="00000000" w14:paraId="000000C4">
            <w:pPr>
              <w:jc w:val="right"/>
              <w:rPr>
                <w:sz w:val="22"/>
                <w:szCs w:val="22"/>
              </w:rPr>
            </w:pPr>
            <w:r w:rsidDel="00000000" w:rsidR="00000000" w:rsidRPr="00000000">
              <w:rPr>
                <w:sz w:val="22"/>
                <w:szCs w:val="22"/>
                <w:rtl w:val="0"/>
              </w:rPr>
              <w:t xml:space="preserve">45</w:t>
            </w:r>
          </w:p>
        </w:tc>
        <w:tc>
          <w:tcPr>
            <w:shd w:fill="c0e6f5" w:val="clear"/>
            <w:vAlign w:val="bottom"/>
          </w:tcPr>
          <w:p w:rsidR="00000000" w:rsidDel="00000000" w:rsidP="00000000" w:rsidRDefault="00000000" w:rsidRPr="00000000" w14:paraId="000000C5">
            <w:pPr>
              <w:rPr>
                <w:sz w:val="22"/>
                <w:szCs w:val="22"/>
              </w:rPr>
            </w:pPr>
            <w:r w:rsidDel="00000000" w:rsidR="00000000" w:rsidRPr="00000000">
              <w:rPr>
                <w:sz w:val="22"/>
                <w:szCs w:val="22"/>
                <w:rtl w:val="0"/>
              </w:rPr>
              <w:t xml:space="preserve">Mongolia</w:t>
            </w:r>
          </w:p>
        </w:tc>
        <w:tc>
          <w:tcPr>
            <w:shd w:fill="f2efce" w:val="clear"/>
            <w:vAlign w:val="bottom"/>
          </w:tcPr>
          <w:p w:rsidR="00000000" w:rsidDel="00000000" w:rsidP="00000000" w:rsidRDefault="00000000" w:rsidRPr="00000000" w14:paraId="000000C6">
            <w:pPr>
              <w:jc w:val="right"/>
              <w:rPr>
                <w:sz w:val="22"/>
                <w:szCs w:val="22"/>
              </w:rPr>
            </w:pPr>
            <w:r w:rsidDel="00000000" w:rsidR="00000000" w:rsidRPr="00000000">
              <w:rPr>
                <w:sz w:val="22"/>
                <w:szCs w:val="22"/>
                <w:rtl w:val="0"/>
              </w:rPr>
              <w:t xml:space="preserve">75.9400</w:t>
            </w:r>
          </w:p>
        </w:tc>
      </w:tr>
      <w:tr>
        <w:trPr>
          <w:cantSplit w:val="0"/>
          <w:trHeight w:val="280" w:hRule="atLeast"/>
          <w:tblHeader w:val="0"/>
        </w:trPr>
        <w:tc>
          <w:tcPr>
            <w:vAlign w:val="bottom"/>
          </w:tcPr>
          <w:p w:rsidR="00000000" w:rsidDel="00000000" w:rsidP="00000000" w:rsidRDefault="00000000" w:rsidRPr="00000000" w14:paraId="000000C7">
            <w:pPr>
              <w:jc w:val="right"/>
              <w:rPr>
                <w:sz w:val="22"/>
                <w:szCs w:val="22"/>
              </w:rPr>
            </w:pPr>
            <w:r w:rsidDel="00000000" w:rsidR="00000000" w:rsidRPr="00000000">
              <w:rPr>
                <w:sz w:val="22"/>
                <w:szCs w:val="22"/>
                <w:rtl w:val="0"/>
              </w:rPr>
              <w:t xml:space="preserve">46</w:t>
            </w:r>
          </w:p>
        </w:tc>
        <w:tc>
          <w:tcPr>
            <w:vAlign w:val="bottom"/>
          </w:tcPr>
          <w:p w:rsidR="00000000" w:rsidDel="00000000" w:rsidP="00000000" w:rsidRDefault="00000000" w:rsidRPr="00000000" w14:paraId="000000C8">
            <w:pPr>
              <w:rPr>
                <w:sz w:val="22"/>
                <w:szCs w:val="22"/>
              </w:rPr>
            </w:pPr>
            <w:r w:rsidDel="00000000" w:rsidR="00000000" w:rsidRPr="00000000">
              <w:rPr>
                <w:sz w:val="22"/>
                <w:szCs w:val="22"/>
                <w:rtl w:val="0"/>
              </w:rPr>
              <w:t xml:space="preserve">Iran</w:t>
            </w:r>
          </w:p>
        </w:tc>
        <w:tc>
          <w:tcPr>
            <w:shd w:fill="f2efce" w:val="clear"/>
            <w:vAlign w:val="bottom"/>
          </w:tcPr>
          <w:p w:rsidR="00000000" w:rsidDel="00000000" w:rsidP="00000000" w:rsidRDefault="00000000" w:rsidRPr="00000000" w14:paraId="000000C9">
            <w:pPr>
              <w:jc w:val="right"/>
              <w:rPr>
                <w:sz w:val="22"/>
                <w:szCs w:val="22"/>
              </w:rPr>
            </w:pPr>
            <w:r w:rsidDel="00000000" w:rsidR="00000000" w:rsidRPr="00000000">
              <w:rPr>
                <w:sz w:val="22"/>
                <w:szCs w:val="22"/>
                <w:rtl w:val="0"/>
              </w:rPr>
              <w:t xml:space="preserve">75.8248</w:t>
            </w:r>
          </w:p>
        </w:tc>
      </w:tr>
      <w:tr>
        <w:trPr>
          <w:cantSplit w:val="0"/>
          <w:trHeight w:val="280" w:hRule="atLeast"/>
          <w:tblHeader w:val="0"/>
        </w:trPr>
        <w:tc>
          <w:tcPr>
            <w:shd w:fill="c0e6f5" w:val="clear"/>
            <w:vAlign w:val="bottom"/>
          </w:tcPr>
          <w:p w:rsidR="00000000" w:rsidDel="00000000" w:rsidP="00000000" w:rsidRDefault="00000000" w:rsidRPr="00000000" w14:paraId="000000CA">
            <w:pPr>
              <w:jc w:val="right"/>
              <w:rPr>
                <w:sz w:val="22"/>
                <w:szCs w:val="22"/>
              </w:rPr>
            </w:pPr>
            <w:r w:rsidDel="00000000" w:rsidR="00000000" w:rsidRPr="00000000">
              <w:rPr>
                <w:sz w:val="22"/>
                <w:szCs w:val="22"/>
                <w:rtl w:val="0"/>
              </w:rPr>
              <w:t xml:space="preserve">47</w:t>
            </w:r>
          </w:p>
        </w:tc>
        <w:tc>
          <w:tcPr>
            <w:shd w:fill="c0e6f5" w:val="clear"/>
            <w:vAlign w:val="bottom"/>
          </w:tcPr>
          <w:p w:rsidR="00000000" w:rsidDel="00000000" w:rsidP="00000000" w:rsidRDefault="00000000" w:rsidRPr="00000000" w14:paraId="000000CB">
            <w:pPr>
              <w:rPr>
                <w:sz w:val="22"/>
                <w:szCs w:val="22"/>
              </w:rPr>
            </w:pPr>
            <w:r w:rsidDel="00000000" w:rsidR="00000000" w:rsidRPr="00000000">
              <w:rPr>
                <w:sz w:val="22"/>
                <w:szCs w:val="22"/>
                <w:rtl w:val="0"/>
              </w:rPr>
              <w:t xml:space="preserve">Montenegro</w:t>
            </w:r>
          </w:p>
        </w:tc>
        <w:tc>
          <w:tcPr>
            <w:shd w:fill="f3efce" w:val="clear"/>
            <w:vAlign w:val="bottom"/>
          </w:tcPr>
          <w:p w:rsidR="00000000" w:rsidDel="00000000" w:rsidP="00000000" w:rsidRDefault="00000000" w:rsidRPr="00000000" w14:paraId="000000CC">
            <w:pPr>
              <w:jc w:val="right"/>
              <w:rPr>
                <w:sz w:val="22"/>
                <w:szCs w:val="22"/>
              </w:rPr>
            </w:pPr>
            <w:r w:rsidDel="00000000" w:rsidR="00000000" w:rsidRPr="00000000">
              <w:rPr>
                <w:sz w:val="22"/>
                <w:szCs w:val="22"/>
                <w:rtl w:val="0"/>
              </w:rPr>
              <w:t xml:space="preserve">75.5503</w:t>
            </w:r>
          </w:p>
        </w:tc>
      </w:tr>
      <w:tr>
        <w:trPr>
          <w:cantSplit w:val="0"/>
          <w:trHeight w:val="280" w:hRule="atLeast"/>
          <w:tblHeader w:val="0"/>
        </w:trPr>
        <w:tc>
          <w:tcPr>
            <w:vAlign w:val="bottom"/>
          </w:tcPr>
          <w:p w:rsidR="00000000" w:rsidDel="00000000" w:rsidP="00000000" w:rsidRDefault="00000000" w:rsidRPr="00000000" w14:paraId="000000CD">
            <w:pPr>
              <w:jc w:val="right"/>
              <w:rPr>
                <w:sz w:val="22"/>
                <w:szCs w:val="22"/>
              </w:rPr>
            </w:pPr>
            <w:r w:rsidDel="00000000" w:rsidR="00000000" w:rsidRPr="00000000">
              <w:rPr>
                <w:sz w:val="22"/>
                <w:szCs w:val="22"/>
                <w:rtl w:val="0"/>
              </w:rPr>
              <w:t xml:space="preserve">48</w:t>
            </w:r>
          </w:p>
        </w:tc>
        <w:tc>
          <w:tcPr>
            <w:vAlign w:val="bottom"/>
          </w:tcPr>
          <w:p w:rsidR="00000000" w:rsidDel="00000000" w:rsidP="00000000" w:rsidRDefault="00000000" w:rsidRPr="00000000" w14:paraId="000000CE">
            <w:pPr>
              <w:rPr>
                <w:sz w:val="22"/>
                <w:szCs w:val="22"/>
              </w:rPr>
            </w:pPr>
            <w:r w:rsidDel="00000000" w:rsidR="00000000" w:rsidRPr="00000000">
              <w:rPr>
                <w:sz w:val="22"/>
                <w:szCs w:val="22"/>
                <w:rtl w:val="0"/>
              </w:rPr>
              <w:t xml:space="preserve">Ghana</w:t>
            </w:r>
          </w:p>
        </w:tc>
        <w:tc>
          <w:tcPr>
            <w:shd w:fill="f3efce" w:val="clear"/>
            <w:vAlign w:val="bottom"/>
          </w:tcPr>
          <w:p w:rsidR="00000000" w:rsidDel="00000000" w:rsidP="00000000" w:rsidRDefault="00000000" w:rsidRPr="00000000" w14:paraId="000000CF">
            <w:pPr>
              <w:jc w:val="right"/>
              <w:rPr>
                <w:sz w:val="22"/>
                <w:szCs w:val="22"/>
              </w:rPr>
            </w:pPr>
            <w:r w:rsidDel="00000000" w:rsidR="00000000" w:rsidRPr="00000000">
              <w:rPr>
                <w:sz w:val="22"/>
                <w:szCs w:val="22"/>
                <w:rtl w:val="0"/>
              </w:rPr>
              <w:t xml:space="preserve">75.5333</w:t>
            </w:r>
          </w:p>
        </w:tc>
      </w:tr>
      <w:tr>
        <w:trPr>
          <w:cantSplit w:val="0"/>
          <w:trHeight w:val="280" w:hRule="atLeast"/>
          <w:tblHeader w:val="0"/>
        </w:trPr>
        <w:tc>
          <w:tcPr>
            <w:shd w:fill="c0e6f5" w:val="clear"/>
            <w:vAlign w:val="bottom"/>
          </w:tcPr>
          <w:p w:rsidR="00000000" w:rsidDel="00000000" w:rsidP="00000000" w:rsidRDefault="00000000" w:rsidRPr="00000000" w14:paraId="000000D0">
            <w:pPr>
              <w:jc w:val="right"/>
              <w:rPr>
                <w:sz w:val="22"/>
                <w:szCs w:val="22"/>
              </w:rPr>
            </w:pPr>
            <w:r w:rsidDel="00000000" w:rsidR="00000000" w:rsidRPr="00000000">
              <w:rPr>
                <w:sz w:val="22"/>
                <w:szCs w:val="22"/>
                <w:rtl w:val="0"/>
              </w:rPr>
              <w:t xml:space="preserve">49</w:t>
            </w:r>
          </w:p>
        </w:tc>
        <w:tc>
          <w:tcPr>
            <w:shd w:fill="c0e6f5" w:val="clear"/>
            <w:vAlign w:val="bottom"/>
          </w:tcPr>
          <w:p w:rsidR="00000000" w:rsidDel="00000000" w:rsidP="00000000" w:rsidRDefault="00000000" w:rsidRPr="00000000" w14:paraId="000000D1">
            <w:pPr>
              <w:rPr>
                <w:sz w:val="22"/>
                <w:szCs w:val="22"/>
              </w:rPr>
            </w:pPr>
            <w:r w:rsidDel="00000000" w:rsidR="00000000" w:rsidRPr="00000000">
              <w:rPr>
                <w:sz w:val="22"/>
                <w:szCs w:val="22"/>
                <w:rtl w:val="0"/>
              </w:rPr>
              <w:t xml:space="preserve">Bolivia</w:t>
            </w:r>
          </w:p>
        </w:tc>
        <w:tc>
          <w:tcPr>
            <w:shd w:fill="f3f0ce" w:val="clear"/>
            <w:vAlign w:val="bottom"/>
          </w:tcPr>
          <w:p w:rsidR="00000000" w:rsidDel="00000000" w:rsidP="00000000" w:rsidRDefault="00000000" w:rsidRPr="00000000" w14:paraId="000000D2">
            <w:pPr>
              <w:jc w:val="right"/>
              <w:rPr>
                <w:sz w:val="22"/>
                <w:szCs w:val="22"/>
              </w:rPr>
            </w:pPr>
            <w:r w:rsidDel="00000000" w:rsidR="00000000" w:rsidRPr="00000000">
              <w:rPr>
                <w:sz w:val="22"/>
                <w:szCs w:val="22"/>
                <w:rtl w:val="0"/>
              </w:rPr>
              <w:t xml:space="preserve">75.2431</w:t>
            </w:r>
          </w:p>
        </w:tc>
      </w:tr>
      <w:tr>
        <w:trPr>
          <w:cantSplit w:val="0"/>
          <w:trHeight w:val="280" w:hRule="atLeast"/>
          <w:tblHeader w:val="0"/>
        </w:trPr>
        <w:tc>
          <w:tcPr>
            <w:vAlign w:val="bottom"/>
          </w:tcPr>
          <w:p w:rsidR="00000000" w:rsidDel="00000000" w:rsidP="00000000" w:rsidRDefault="00000000" w:rsidRPr="00000000" w14:paraId="000000D3">
            <w:pPr>
              <w:jc w:val="right"/>
              <w:rPr>
                <w:sz w:val="22"/>
                <w:szCs w:val="22"/>
              </w:rPr>
            </w:pPr>
            <w:r w:rsidDel="00000000" w:rsidR="00000000" w:rsidRPr="00000000">
              <w:rPr>
                <w:sz w:val="22"/>
                <w:szCs w:val="22"/>
                <w:rtl w:val="0"/>
              </w:rPr>
              <w:t xml:space="preserve">50</w:t>
            </w:r>
          </w:p>
        </w:tc>
        <w:tc>
          <w:tcPr>
            <w:vAlign w:val="bottom"/>
          </w:tcPr>
          <w:p w:rsidR="00000000" w:rsidDel="00000000" w:rsidP="00000000" w:rsidRDefault="00000000" w:rsidRPr="00000000" w14:paraId="000000D4">
            <w:pPr>
              <w:rPr>
                <w:sz w:val="22"/>
                <w:szCs w:val="22"/>
              </w:rPr>
            </w:pPr>
            <w:r w:rsidDel="00000000" w:rsidR="00000000" w:rsidRPr="00000000">
              <w:rPr>
                <w:sz w:val="22"/>
                <w:szCs w:val="22"/>
                <w:rtl w:val="0"/>
              </w:rPr>
              <w:t xml:space="preserve">Nigeria</w:t>
            </w:r>
          </w:p>
        </w:tc>
        <w:tc>
          <w:tcPr>
            <w:shd w:fill="f4f0ce" w:val="clear"/>
            <w:vAlign w:val="bottom"/>
          </w:tcPr>
          <w:p w:rsidR="00000000" w:rsidDel="00000000" w:rsidP="00000000" w:rsidRDefault="00000000" w:rsidRPr="00000000" w14:paraId="000000D5">
            <w:pPr>
              <w:jc w:val="right"/>
              <w:rPr>
                <w:sz w:val="22"/>
                <w:szCs w:val="22"/>
              </w:rPr>
            </w:pPr>
            <w:r w:rsidDel="00000000" w:rsidR="00000000" w:rsidRPr="00000000">
              <w:rPr>
                <w:sz w:val="22"/>
                <w:szCs w:val="22"/>
                <w:rtl w:val="0"/>
              </w:rPr>
              <w:t xml:space="preserve">75.1299</w:t>
            </w:r>
          </w:p>
        </w:tc>
      </w:tr>
      <w:tr>
        <w:trPr>
          <w:cantSplit w:val="0"/>
          <w:trHeight w:val="280" w:hRule="atLeast"/>
          <w:tblHeader w:val="0"/>
        </w:trPr>
        <w:tc>
          <w:tcPr>
            <w:shd w:fill="c0e6f5" w:val="clear"/>
            <w:vAlign w:val="bottom"/>
          </w:tcPr>
          <w:p w:rsidR="00000000" w:rsidDel="00000000" w:rsidP="00000000" w:rsidRDefault="00000000" w:rsidRPr="00000000" w14:paraId="000000D6">
            <w:pPr>
              <w:jc w:val="right"/>
              <w:rPr>
                <w:sz w:val="22"/>
                <w:szCs w:val="22"/>
              </w:rPr>
            </w:pPr>
            <w:r w:rsidDel="00000000" w:rsidR="00000000" w:rsidRPr="00000000">
              <w:rPr>
                <w:sz w:val="22"/>
                <w:szCs w:val="22"/>
                <w:rtl w:val="0"/>
              </w:rPr>
              <w:t xml:space="preserve">51</w:t>
            </w:r>
          </w:p>
        </w:tc>
        <w:tc>
          <w:tcPr>
            <w:shd w:fill="c0e6f5" w:val="clear"/>
            <w:vAlign w:val="bottom"/>
          </w:tcPr>
          <w:p w:rsidR="00000000" w:rsidDel="00000000" w:rsidP="00000000" w:rsidRDefault="00000000" w:rsidRPr="00000000" w14:paraId="000000D7">
            <w:pPr>
              <w:rPr>
                <w:sz w:val="22"/>
                <w:szCs w:val="22"/>
              </w:rPr>
            </w:pPr>
            <w:r w:rsidDel="00000000" w:rsidR="00000000" w:rsidRPr="00000000">
              <w:rPr>
                <w:sz w:val="22"/>
                <w:szCs w:val="22"/>
                <w:rtl w:val="0"/>
              </w:rPr>
              <w:t xml:space="preserve">Algeria</w:t>
            </w:r>
          </w:p>
        </w:tc>
        <w:tc>
          <w:tcPr>
            <w:shd w:fill="f4f0ce" w:val="clear"/>
            <w:vAlign w:val="bottom"/>
          </w:tcPr>
          <w:p w:rsidR="00000000" w:rsidDel="00000000" w:rsidP="00000000" w:rsidRDefault="00000000" w:rsidRPr="00000000" w14:paraId="000000D8">
            <w:pPr>
              <w:jc w:val="right"/>
              <w:rPr>
                <w:sz w:val="22"/>
                <w:szCs w:val="22"/>
              </w:rPr>
            </w:pPr>
            <w:r w:rsidDel="00000000" w:rsidR="00000000" w:rsidRPr="00000000">
              <w:rPr>
                <w:sz w:val="22"/>
                <w:szCs w:val="22"/>
                <w:rtl w:val="0"/>
              </w:rPr>
              <w:t xml:space="preserve">74.9388</w:t>
            </w:r>
          </w:p>
        </w:tc>
      </w:tr>
      <w:tr>
        <w:trPr>
          <w:cantSplit w:val="0"/>
          <w:trHeight w:val="280" w:hRule="atLeast"/>
          <w:tblHeader w:val="0"/>
        </w:trPr>
        <w:tc>
          <w:tcPr>
            <w:vAlign w:val="bottom"/>
          </w:tcPr>
          <w:p w:rsidR="00000000" w:rsidDel="00000000" w:rsidP="00000000" w:rsidRDefault="00000000" w:rsidRPr="00000000" w14:paraId="000000D9">
            <w:pPr>
              <w:jc w:val="right"/>
              <w:rPr>
                <w:sz w:val="22"/>
                <w:szCs w:val="22"/>
              </w:rPr>
            </w:pPr>
            <w:r w:rsidDel="00000000" w:rsidR="00000000" w:rsidRPr="00000000">
              <w:rPr>
                <w:sz w:val="22"/>
                <w:szCs w:val="22"/>
                <w:rtl w:val="0"/>
              </w:rPr>
              <w:t xml:space="preserve">52</w:t>
            </w:r>
          </w:p>
        </w:tc>
        <w:tc>
          <w:tcPr>
            <w:vAlign w:val="bottom"/>
          </w:tcPr>
          <w:p w:rsidR="00000000" w:rsidDel="00000000" w:rsidP="00000000" w:rsidRDefault="00000000" w:rsidRPr="00000000" w14:paraId="000000DA">
            <w:pPr>
              <w:rPr>
                <w:sz w:val="22"/>
                <w:szCs w:val="22"/>
              </w:rPr>
            </w:pPr>
            <w:r w:rsidDel="00000000" w:rsidR="00000000" w:rsidRPr="00000000">
              <w:rPr>
                <w:sz w:val="22"/>
                <w:szCs w:val="22"/>
                <w:rtl w:val="0"/>
              </w:rPr>
              <w:t xml:space="preserve">Venezuela</w:t>
            </w:r>
          </w:p>
        </w:tc>
        <w:tc>
          <w:tcPr>
            <w:shd w:fill="f4f0ce" w:val="clear"/>
            <w:vAlign w:val="bottom"/>
          </w:tcPr>
          <w:p w:rsidR="00000000" w:rsidDel="00000000" w:rsidP="00000000" w:rsidRDefault="00000000" w:rsidRPr="00000000" w14:paraId="000000DB">
            <w:pPr>
              <w:jc w:val="right"/>
              <w:rPr>
                <w:sz w:val="22"/>
                <w:szCs w:val="22"/>
              </w:rPr>
            </w:pPr>
            <w:r w:rsidDel="00000000" w:rsidR="00000000" w:rsidRPr="00000000">
              <w:rPr>
                <w:sz w:val="22"/>
                <w:szCs w:val="22"/>
                <w:rtl w:val="0"/>
              </w:rPr>
              <w:t xml:space="preserve">74.8990</w:t>
            </w:r>
          </w:p>
        </w:tc>
      </w:tr>
      <w:tr>
        <w:trPr>
          <w:cantSplit w:val="0"/>
          <w:trHeight w:val="280" w:hRule="atLeast"/>
          <w:tblHeader w:val="0"/>
        </w:trPr>
        <w:tc>
          <w:tcPr>
            <w:shd w:fill="c0e6f5" w:val="clear"/>
            <w:vAlign w:val="bottom"/>
          </w:tcPr>
          <w:p w:rsidR="00000000" w:rsidDel="00000000" w:rsidP="00000000" w:rsidRDefault="00000000" w:rsidRPr="00000000" w14:paraId="000000DC">
            <w:pPr>
              <w:jc w:val="right"/>
              <w:rPr>
                <w:sz w:val="22"/>
                <w:szCs w:val="22"/>
              </w:rPr>
            </w:pPr>
            <w:r w:rsidDel="00000000" w:rsidR="00000000" w:rsidRPr="00000000">
              <w:rPr>
                <w:sz w:val="22"/>
                <w:szCs w:val="22"/>
                <w:rtl w:val="0"/>
              </w:rPr>
              <w:t xml:space="preserve">53</w:t>
            </w:r>
          </w:p>
        </w:tc>
        <w:tc>
          <w:tcPr>
            <w:shd w:fill="c0e6f5" w:val="clear"/>
            <w:vAlign w:val="bottom"/>
          </w:tcPr>
          <w:p w:rsidR="00000000" w:rsidDel="00000000" w:rsidP="00000000" w:rsidRDefault="00000000" w:rsidRPr="00000000" w14:paraId="000000DD">
            <w:pPr>
              <w:rPr>
                <w:sz w:val="22"/>
                <w:szCs w:val="22"/>
              </w:rPr>
            </w:pPr>
            <w:r w:rsidDel="00000000" w:rsidR="00000000" w:rsidRPr="00000000">
              <w:rPr>
                <w:sz w:val="22"/>
                <w:szCs w:val="22"/>
                <w:rtl w:val="0"/>
              </w:rPr>
              <w:t xml:space="preserve">Myanmar</w:t>
            </w:r>
          </w:p>
        </w:tc>
        <w:tc>
          <w:tcPr>
            <w:shd w:fill="f4f0ce" w:val="clear"/>
            <w:vAlign w:val="bottom"/>
          </w:tcPr>
          <w:p w:rsidR="00000000" w:rsidDel="00000000" w:rsidP="00000000" w:rsidRDefault="00000000" w:rsidRPr="00000000" w14:paraId="000000DE">
            <w:pPr>
              <w:jc w:val="right"/>
              <w:rPr>
                <w:sz w:val="22"/>
                <w:szCs w:val="22"/>
              </w:rPr>
            </w:pPr>
            <w:r w:rsidDel="00000000" w:rsidR="00000000" w:rsidRPr="00000000">
              <w:rPr>
                <w:sz w:val="22"/>
                <w:szCs w:val="22"/>
                <w:rtl w:val="0"/>
              </w:rPr>
              <w:t xml:space="preserve">74.7225</w:t>
            </w:r>
          </w:p>
        </w:tc>
      </w:tr>
      <w:tr>
        <w:trPr>
          <w:cantSplit w:val="0"/>
          <w:trHeight w:val="280" w:hRule="atLeast"/>
          <w:tblHeader w:val="0"/>
        </w:trPr>
        <w:tc>
          <w:tcPr>
            <w:vAlign w:val="bottom"/>
          </w:tcPr>
          <w:p w:rsidR="00000000" w:rsidDel="00000000" w:rsidP="00000000" w:rsidRDefault="00000000" w:rsidRPr="00000000" w14:paraId="000000DF">
            <w:pPr>
              <w:jc w:val="right"/>
              <w:rPr>
                <w:sz w:val="22"/>
                <w:szCs w:val="22"/>
              </w:rPr>
            </w:pPr>
            <w:r w:rsidDel="00000000" w:rsidR="00000000" w:rsidRPr="00000000">
              <w:rPr>
                <w:sz w:val="22"/>
                <w:szCs w:val="22"/>
                <w:rtl w:val="0"/>
              </w:rPr>
              <w:t xml:space="preserve">54</w:t>
            </w:r>
          </w:p>
        </w:tc>
        <w:tc>
          <w:tcPr>
            <w:vAlign w:val="bottom"/>
          </w:tcPr>
          <w:p w:rsidR="00000000" w:rsidDel="00000000" w:rsidP="00000000" w:rsidRDefault="00000000" w:rsidRPr="00000000" w14:paraId="000000E0">
            <w:pPr>
              <w:rPr>
                <w:sz w:val="22"/>
                <w:szCs w:val="22"/>
              </w:rPr>
            </w:pPr>
            <w:r w:rsidDel="00000000" w:rsidR="00000000" w:rsidRPr="00000000">
              <w:rPr>
                <w:sz w:val="22"/>
                <w:szCs w:val="22"/>
                <w:rtl w:val="0"/>
              </w:rPr>
              <w:t xml:space="preserve">Botswana</w:t>
            </w:r>
          </w:p>
        </w:tc>
        <w:tc>
          <w:tcPr>
            <w:shd w:fill="f4f0ce" w:val="clear"/>
            <w:vAlign w:val="bottom"/>
          </w:tcPr>
          <w:p w:rsidR="00000000" w:rsidDel="00000000" w:rsidP="00000000" w:rsidRDefault="00000000" w:rsidRPr="00000000" w14:paraId="000000E1">
            <w:pPr>
              <w:jc w:val="right"/>
              <w:rPr>
                <w:sz w:val="22"/>
                <w:szCs w:val="22"/>
              </w:rPr>
            </w:pPr>
            <w:r w:rsidDel="00000000" w:rsidR="00000000" w:rsidRPr="00000000">
              <w:rPr>
                <w:sz w:val="22"/>
                <w:szCs w:val="22"/>
                <w:rtl w:val="0"/>
              </w:rPr>
              <w:t xml:space="preserve">74.7207</w:t>
            </w:r>
          </w:p>
        </w:tc>
      </w:tr>
      <w:tr>
        <w:trPr>
          <w:cantSplit w:val="0"/>
          <w:trHeight w:val="280" w:hRule="atLeast"/>
          <w:tblHeader w:val="0"/>
        </w:trPr>
        <w:tc>
          <w:tcPr>
            <w:shd w:fill="c0e6f5" w:val="clear"/>
            <w:vAlign w:val="bottom"/>
          </w:tcPr>
          <w:p w:rsidR="00000000" w:rsidDel="00000000" w:rsidP="00000000" w:rsidRDefault="00000000" w:rsidRPr="00000000" w14:paraId="000000E2">
            <w:pPr>
              <w:jc w:val="right"/>
              <w:rPr>
                <w:sz w:val="22"/>
                <w:szCs w:val="22"/>
              </w:rPr>
            </w:pPr>
            <w:r w:rsidDel="00000000" w:rsidR="00000000" w:rsidRPr="00000000">
              <w:rPr>
                <w:sz w:val="22"/>
                <w:szCs w:val="22"/>
                <w:rtl w:val="0"/>
              </w:rPr>
              <w:t xml:space="preserve">55</w:t>
            </w:r>
          </w:p>
        </w:tc>
        <w:tc>
          <w:tcPr>
            <w:shd w:fill="c0e6f5" w:val="clear"/>
            <w:vAlign w:val="bottom"/>
          </w:tcPr>
          <w:p w:rsidR="00000000" w:rsidDel="00000000" w:rsidP="00000000" w:rsidRDefault="00000000" w:rsidRPr="00000000" w14:paraId="000000E3">
            <w:pPr>
              <w:rPr>
                <w:sz w:val="22"/>
                <w:szCs w:val="22"/>
              </w:rPr>
            </w:pPr>
            <w:r w:rsidDel="00000000" w:rsidR="00000000" w:rsidRPr="00000000">
              <w:rPr>
                <w:sz w:val="22"/>
                <w:szCs w:val="22"/>
                <w:rtl w:val="0"/>
              </w:rPr>
              <w:t xml:space="preserve">Poland</w:t>
            </w:r>
          </w:p>
        </w:tc>
        <w:tc>
          <w:tcPr>
            <w:shd w:fill="f5f0ce" w:val="clear"/>
            <w:vAlign w:val="bottom"/>
          </w:tcPr>
          <w:p w:rsidR="00000000" w:rsidDel="00000000" w:rsidP="00000000" w:rsidRDefault="00000000" w:rsidRPr="00000000" w14:paraId="000000E4">
            <w:pPr>
              <w:jc w:val="right"/>
              <w:rPr>
                <w:sz w:val="22"/>
                <w:szCs w:val="22"/>
              </w:rPr>
            </w:pPr>
            <w:r w:rsidDel="00000000" w:rsidR="00000000" w:rsidRPr="00000000">
              <w:rPr>
                <w:sz w:val="22"/>
                <w:szCs w:val="22"/>
                <w:rtl w:val="0"/>
              </w:rPr>
              <w:t xml:space="preserve">74.5570</w:t>
            </w:r>
          </w:p>
        </w:tc>
      </w:tr>
      <w:tr>
        <w:trPr>
          <w:cantSplit w:val="0"/>
          <w:trHeight w:val="280" w:hRule="atLeast"/>
          <w:tblHeader w:val="0"/>
        </w:trPr>
        <w:tc>
          <w:tcPr>
            <w:vAlign w:val="bottom"/>
          </w:tcPr>
          <w:p w:rsidR="00000000" w:rsidDel="00000000" w:rsidP="00000000" w:rsidRDefault="00000000" w:rsidRPr="00000000" w14:paraId="000000E5">
            <w:pPr>
              <w:jc w:val="right"/>
              <w:rPr>
                <w:sz w:val="22"/>
                <w:szCs w:val="22"/>
              </w:rPr>
            </w:pPr>
            <w:r w:rsidDel="00000000" w:rsidR="00000000" w:rsidRPr="00000000">
              <w:rPr>
                <w:sz w:val="22"/>
                <w:szCs w:val="22"/>
                <w:rtl w:val="0"/>
              </w:rPr>
              <w:t xml:space="preserve">56</w:t>
            </w:r>
          </w:p>
        </w:tc>
        <w:tc>
          <w:tcPr>
            <w:vAlign w:val="bottom"/>
          </w:tcPr>
          <w:p w:rsidR="00000000" w:rsidDel="00000000" w:rsidP="00000000" w:rsidRDefault="00000000" w:rsidRPr="00000000" w14:paraId="000000E6">
            <w:pPr>
              <w:rPr>
                <w:sz w:val="22"/>
                <w:szCs w:val="22"/>
              </w:rPr>
            </w:pPr>
            <w:r w:rsidDel="00000000" w:rsidR="00000000" w:rsidRPr="00000000">
              <w:rPr>
                <w:sz w:val="22"/>
                <w:szCs w:val="22"/>
                <w:rtl w:val="0"/>
              </w:rPr>
              <w:t xml:space="preserve">Macao SAR (PRC)</w:t>
            </w:r>
          </w:p>
        </w:tc>
        <w:tc>
          <w:tcPr>
            <w:shd w:fill="f5f0ce" w:val="clear"/>
            <w:vAlign w:val="bottom"/>
          </w:tcPr>
          <w:p w:rsidR="00000000" w:rsidDel="00000000" w:rsidP="00000000" w:rsidRDefault="00000000" w:rsidRPr="00000000" w14:paraId="000000E7">
            <w:pPr>
              <w:jc w:val="right"/>
              <w:rPr>
                <w:sz w:val="22"/>
                <w:szCs w:val="22"/>
              </w:rPr>
            </w:pPr>
            <w:r w:rsidDel="00000000" w:rsidR="00000000" w:rsidRPr="00000000">
              <w:rPr>
                <w:sz w:val="22"/>
                <w:szCs w:val="22"/>
                <w:rtl w:val="0"/>
              </w:rPr>
              <w:t xml:space="preserve">74.5275</w:t>
            </w:r>
          </w:p>
        </w:tc>
      </w:tr>
      <w:tr>
        <w:trPr>
          <w:cantSplit w:val="0"/>
          <w:trHeight w:val="280" w:hRule="atLeast"/>
          <w:tblHeader w:val="0"/>
        </w:trPr>
        <w:tc>
          <w:tcPr>
            <w:shd w:fill="c0e6f5" w:val="clear"/>
            <w:vAlign w:val="bottom"/>
          </w:tcPr>
          <w:p w:rsidR="00000000" w:rsidDel="00000000" w:rsidP="00000000" w:rsidRDefault="00000000" w:rsidRPr="00000000" w14:paraId="000000E8">
            <w:pPr>
              <w:jc w:val="right"/>
              <w:rPr>
                <w:sz w:val="22"/>
                <w:szCs w:val="22"/>
              </w:rPr>
            </w:pPr>
            <w:r w:rsidDel="00000000" w:rsidR="00000000" w:rsidRPr="00000000">
              <w:rPr>
                <w:sz w:val="22"/>
                <w:szCs w:val="22"/>
                <w:rtl w:val="0"/>
              </w:rPr>
              <w:t xml:space="preserve">57</w:t>
            </w:r>
          </w:p>
        </w:tc>
        <w:tc>
          <w:tcPr>
            <w:shd w:fill="c0e6f5" w:val="clear"/>
            <w:vAlign w:val="bottom"/>
          </w:tcPr>
          <w:p w:rsidR="00000000" w:rsidDel="00000000" w:rsidP="00000000" w:rsidRDefault="00000000" w:rsidRPr="00000000" w14:paraId="000000E9">
            <w:pPr>
              <w:rPr>
                <w:sz w:val="22"/>
                <w:szCs w:val="22"/>
              </w:rPr>
            </w:pPr>
            <w:r w:rsidDel="00000000" w:rsidR="00000000" w:rsidRPr="00000000">
              <w:rPr>
                <w:sz w:val="22"/>
                <w:szCs w:val="22"/>
                <w:rtl w:val="0"/>
              </w:rPr>
              <w:t xml:space="preserve">Kyrgyzstan</w:t>
            </w:r>
          </w:p>
        </w:tc>
        <w:tc>
          <w:tcPr>
            <w:shd w:fill="f6f0ce" w:val="clear"/>
            <w:vAlign w:val="bottom"/>
          </w:tcPr>
          <w:p w:rsidR="00000000" w:rsidDel="00000000" w:rsidP="00000000" w:rsidRDefault="00000000" w:rsidRPr="00000000" w14:paraId="000000EA">
            <w:pPr>
              <w:jc w:val="right"/>
              <w:rPr>
                <w:sz w:val="22"/>
                <w:szCs w:val="22"/>
              </w:rPr>
            </w:pPr>
            <w:r w:rsidDel="00000000" w:rsidR="00000000" w:rsidRPr="00000000">
              <w:rPr>
                <w:sz w:val="22"/>
                <w:szCs w:val="22"/>
                <w:rtl w:val="0"/>
              </w:rPr>
              <w:t xml:space="preserve">73.9186</w:t>
            </w:r>
          </w:p>
        </w:tc>
      </w:tr>
      <w:tr>
        <w:trPr>
          <w:cantSplit w:val="0"/>
          <w:trHeight w:val="280" w:hRule="atLeast"/>
          <w:tblHeader w:val="0"/>
        </w:trPr>
        <w:tc>
          <w:tcPr>
            <w:vAlign w:val="bottom"/>
          </w:tcPr>
          <w:p w:rsidR="00000000" w:rsidDel="00000000" w:rsidP="00000000" w:rsidRDefault="00000000" w:rsidRPr="00000000" w14:paraId="000000EB">
            <w:pPr>
              <w:jc w:val="right"/>
              <w:rPr>
                <w:sz w:val="22"/>
                <w:szCs w:val="22"/>
              </w:rPr>
            </w:pPr>
            <w:r w:rsidDel="00000000" w:rsidR="00000000" w:rsidRPr="00000000">
              <w:rPr>
                <w:sz w:val="22"/>
                <w:szCs w:val="22"/>
                <w:rtl w:val="0"/>
              </w:rPr>
              <w:t xml:space="preserve">58</w:t>
            </w:r>
          </w:p>
        </w:tc>
        <w:tc>
          <w:tcPr>
            <w:vAlign w:val="bottom"/>
          </w:tcPr>
          <w:p w:rsidR="00000000" w:rsidDel="00000000" w:rsidP="00000000" w:rsidRDefault="00000000" w:rsidRPr="00000000" w14:paraId="000000EC">
            <w:pPr>
              <w:rPr>
                <w:sz w:val="22"/>
                <w:szCs w:val="22"/>
              </w:rPr>
            </w:pPr>
            <w:r w:rsidDel="00000000" w:rsidR="00000000" w:rsidRPr="00000000">
              <w:rPr>
                <w:sz w:val="22"/>
                <w:szCs w:val="22"/>
                <w:rtl w:val="0"/>
              </w:rPr>
              <w:t xml:space="preserve">Hong Kong SAR (PRC)</w:t>
            </w:r>
          </w:p>
        </w:tc>
        <w:tc>
          <w:tcPr>
            <w:shd w:fill="f6f0ce" w:val="clear"/>
            <w:vAlign w:val="bottom"/>
          </w:tcPr>
          <w:p w:rsidR="00000000" w:rsidDel="00000000" w:rsidP="00000000" w:rsidRDefault="00000000" w:rsidRPr="00000000" w14:paraId="000000ED">
            <w:pPr>
              <w:jc w:val="right"/>
              <w:rPr>
                <w:sz w:val="22"/>
                <w:szCs w:val="22"/>
              </w:rPr>
            </w:pPr>
            <w:r w:rsidDel="00000000" w:rsidR="00000000" w:rsidRPr="00000000">
              <w:rPr>
                <w:sz w:val="22"/>
                <w:szCs w:val="22"/>
                <w:rtl w:val="0"/>
              </w:rPr>
              <w:t xml:space="preserve">73.8246</w:t>
            </w:r>
          </w:p>
        </w:tc>
      </w:tr>
      <w:tr>
        <w:trPr>
          <w:cantSplit w:val="0"/>
          <w:trHeight w:val="280" w:hRule="atLeast"/>
          <w:tblHeader w:val="0"/>
        </w:trPr>
        <w:tc>
          <w:tcPr>
            <w:shd w:fill="c0e6f5" w:val="clear"/>
            <w:vAlign w:val="bottom"/>
          </w:tcPr>
          <w:p w:rsidR="00000000" w:rsidDel="00000000" w:rsidP="00000000" w:rsidRDefault="00000000" w:rsidRPr="00000000" w14:paraId="000000EE">
            <w:pPr>
              <w:jc w:val="right"/>
              <w:rPr>
                <w:sz w:val="22"/>
                <w:szCs w:val="22"/>
              </w:rPr>
            </w:pPr>
            <w:r w:rsidDel="00000000" w:rsidR="00000000" w:rsidRPr="00000000">
              <w:rPr>
                <w:sz w:val="22"/>
                <w:szCs w:val="22"/>
                <w:rtl w:val="0"/>
              </w:rPr>
              <w:t xml:space="preserve">59</w:t>
            </w:r>
          </w:p>
        </w:tc>
        <w:tc>
          <w:tcPr>
            <w:shd w:fill="c0e6f5" w:val="clear"/>
            <w:vAlign w:val="bottom"/>
          </w:tcPr>
          <w:p w:rsidR="00000000" w:rsidDel="00000000" w:rsidP="00000000" w:rsidRDefault="00000000" w:rsidRPr="00000000" w14:paraId="000000EF">
            <w:pPr>
              <w:rPr>
                <w:sz w:val="22"/>
                <w:szCs w:val="22"/>
              </w:rPr>
            </w:pPr>
            <w:r w:rsidDel="00000000" w:rsidR="00000000" w:rsidRPr="00000000">
              <w:rPr>
                <w:sz w:val="22"/>
                <w:szCs w:val="22"/>
                <w:rtl w:val="0"/>
              </w:rPr>
              <w:t xml:space="preserve">South Africa</w:t>
            </w:r>
          </w:p>
        </w:tc>
        <w:tc>
          <w:tcPr>
            <w:shd w:fill="f6f0ce" w:val="clear"/>
            <w:vAlign w:val="bottom"/>
          </w:tcPr>
          <w:p w:rsidR="00000000" w:rsidDel="00000000" w:rsidP="00000000" w:rsidRDefault="00000000" w:rsidRPr="00000000" w14:paraId="000000F0">
            <w:pPr>
              <w:jc w:val="right"/>
              <w:rPr>
                <w:sz w:val="22"/>
                <w:szCs w:val="22"/>
              </w:rPr>
            </w:pPr>
            <w:r w:rsidDel="00000000" w:rsidR="00000000" w:rsidRPr="00000000">
              <w:rPr>
                <w:sz w:val="22"/>
                <w:szCs w:val="22"/>
                <w:rtl w:val="0"/>
              </w:rPr>
              <w:t xml:space="preserve">73.8209</w:t>
            </w:r>
          </w:p>
        </w:tc>
      </w:tr>
      <w:tr>
        <w:trPr>
          <w:cantSplit w:val="0"/>
          <w:trHeight w:val="280" w:hRule="atLeast"/>
          <w:tblHeader w:val="0"/>
        </w:trPr>
        <w:tc>
          <w:tcPr>
            <w:vAlign w:val="bottom"/>
          </w:tcPr>
          <w:p w:rsidR="00000000" w:rsidDel="00000000" w:rsidP="00000000" w:rsidRDefault="00000000" w:rsidRPr="00000000" w14:paraId="000000F1">
            <w:pPr>
              <w:jc w:val="right"/>
              <w:rPr>
                <w:sz w:val="22"/>
                <w:szCs w:val="22"/>
              </w:rPr>
            </w:pPr>
            <w:r w:rsidDel="00000000" w:rsidR="00000000" w:rsidRPr="00000000">
              <w:rPr>
                <w:sz w:val="22"/>
                <w:szCs w:val="22"/>
                <w:rtl w:val="0"/>
              </w:rPr>
              <w:t xml:space="preserve">60</w:t>
            </w:r>
          </w:p>
        </w:tc>
        <w:tc>
          <w:tcPr>
            <w:vAlign w:val="bottom"/>
          </w:tcPr>
          <w:p w:rsidR="00000000" w:rsidDel="00000000" w:rsidP="00000000" w:rsidRDefault="00000000" w:rsidRPr="00000000" w14:paraId="000000F2">
            <w:pPr>
              <w:rPr>
                <w:sz w:val="22"/>
                <w:szCs w:val="22"/>
              </w:rPr>
            </w:pPr>
            <w:r w:rsidDel="00000000" w:rsidR="00000000" w:rsidRPr="00000000">
              <w:rPr>
                <w:sz w:val="22"/>
                <w:szCs w:val="22"/>
                <w:rtl w:val="0"/>
              </w:rPr>
              <w:t xml:space="preserve">Tajikistan</w:t>
            </w:r>
          </w:p>
        </w:tc>
        <w:tc>
          <w:tcPr>
            <w:shd w:fill="f6f0ce" w:val="clear"/>
            <w:vAlign w:val="bottom"/>
          </w:tcPr>
          <w:p w:rsidR="00000000" w:rsidDel="00000000" w:rsidP="00000000" w:rsidRDefault="00000000" w:rsidRPr="00000000" w14:paraId="000000F3">
            <w:pPr>
              <w:jc w:val="right"/>
              <w:rPr>
                <w:sz w:val="22"/>
                <w:szCs w:val="22"/>
              </w:rPr>
            </w:pPr>
            <w:r w:rsidDel="00000000" w:rsidR="00000000" w:rsidRPr="00000000">
              <w:rPr>
                <w:sz w:val="22"/>
                <w:szCs w:val="22"/>
                <w:rtl w:val="0"/>
              </w:rPr>
              <w:t xml:space="preserve">73.6440</w:t>
            </w:r>
          </w:p>
        </w:tc>
      </w:tr>
      <w:tr>
        <w:trPr>
          <w:cantSplit w:val="0"/>
          <w:trHeight w:val="280" w:hRule="atLeast"/>
          <w:tblHeader w:val="0"/>
        </w:trPr>
        <w:tc>
          <w:tcPr>
            <w:shd w:fill="c0e6f5" w:val="clear"/>
            <w:vAlign w:val="bottom"/>
          </w:tcPr>
          <w:p w:rsidR="00000000" w:rsidDel="00000000" w:rsidP="00000000" w:rsidRDefault="00000000" w:rsidRPr="00000000" w14:paraId="000000F4">
            <w:pPr>
              <w:jc w:val="right"/>
              <w:rPr>
                <w:sz w:val="22"/>
                <w:szCs w:val="22"/>
              </w:rPr>
            </w:pPr>
            <w:r w:rsidDel="00000000" w:rsidR="00000000" w:rsidRPr="00000000">
              <w:rPr>
                <w:sz w:val="22"/>
                <w:szCs w:val="22"/>
                <w:rtl w:val="0"/>
              </w:rPr>
              <w:t xml:space="preserve">61</w:t>
            </w:r>
          </w:p>
        </w:tc>
        <w:tc>
          <w:tcPr>
            <w:shd w:fill="c0e6f5" w:val="clear"/>
            <w:vAlign w:val="bottom"/>
          </w:tcPr>
          <w:p w:rsidR="00000000" w:rsidDel="00000000" w:rsidP="00000000" w:rsidRDefault="00000000" w:rsidRPr="00000000" w14:paraId="000000F5">
            <w:pPr>
              <w:rPr>
                <w:sz w:val="22"/>
                <w:szCs w:val="22"/>
              </w:rPr>
            </w:pPr>
            <w:r w:rsidDel="00000000" w:rsidR="00000000" w:rsidRPr="00000000">
              <w:rPr>
                <w:sz w:val="22"/>
                <w:szCs w:val="22"/>
                <w:rtl w:val="0"/>
              </w:rPr>
              <w:t xml:space="preserve">Hungary</w:t>
            </w:r>
          </w:p>
        </w:tc>
        <w:tc>
          <w:tcPr>
            <w:shd w:fill="f6f0ce" w:val="clear"/>
            <w:vAlign w:val="bottom"/>
          </w:tcPr>
          <w:p w:rsidR="00000000" w:rsidDel="00000000" w:rsidP="00000000" w:rsidRDefault="00000000" w:rsidRPr="00000000" w14:paraId="000000F6">
            <w:pPr>
              <w:jc w:val="right"/>
              <w:rPr>
                <w:sz w:val="22"/>
                <w:szCs w:val="22"/>
              </w:rPr>
            </w:pPr>
            <w:r w:rsidDel="00000000" w:rsidR="00000000" w:rsidRPr="00000000">
              <w:rPr>
                <w:sz w:val="22"/>
                <w:szCs w:val="22"/>
                <w:rtl w:val="0"/>
              </w:rPr>
              <w:t xml:space="preserve">73.6275</w:t>
            </w:r>
          </w:p>
        </w:tc>
      </w:tr>
      <w:tr>
        <w:trPr>
          <w:cantSplit w:val="0"/>
          <w:trHeight w:val="280" w:hRule="atLeast"/>
          <w:tblHeader w:val="0"/>
        </w:trPr>
        <w:tc>
          <w:tcPr>
            <w:vAlign w:val="bottom"/>
          </w:tcPr>
          <w:p w:rsidR="00000000" w:rsidDel="00000000" w:rsidP="00000000" w:rsidRDefault="00000000" w:rsidRPr="00000000" w14:paraId="000000F7">
            <w:pPr>
              <w:jc w:val="right"/>
              <w:rPr>
                <w:sz w:val="22"/>
                <w:szCs w:val="22"/>
              </w:rPr>
            </w:pPr>
            <w:r w:rsidDel="00000000" w:rsidR="00000000" w:rsidRPr="00000000">
              <w:rPr>
                <w:sz w:val="22"/>
                <w:szCs w:val="22"/>
                <w:rtl w:val="0"/>
              </w:rPr>
              <w:t xml:space="preserve">62</w:t>
            </w:r>
          </w:p>
        </w:tc>
        <w:tc>
          <w:tcPr>
            <w:vAlign w:val="bottom"/>
          </w:tcPr>
          <w:p w:rsidR="00000000" w:rsidDel="00000000" w:rsidP="00000000" w:rsidRDefault="00000000" w:rsidRPr="00000000" w14:paraId="000000F8">
            <w:pPr>
              <w:rPr>
                <w:sz w:val="22"/>
                <w:szCs w:val="22"/>
              </w:rPr>
            </w:pPr>
            <w:r w:rsidDel="00000000" w:rsidR="00000000" w:rsidRPr="00000000">
              <w:rPr>
                <w:sz w:val="22"/>
                <w:szCs w:val="22"/>
                <w:rtl w:val="0"/>
              </w:rPr>
              <w:t xml:space="preserve">Mozambique</w:t>
            </w:r>
          </w:p>
        </w:tc>
        <w:tc>
          <w:tcPr>
            <w:shd w:fill="f7f0ce" w:val="clear"/>
            <w:vAlign w:val="bottom"/>
          </w:tcPr>
          <w:p w:rsidR="00000000" w:rsidDel="00000000" w:rsidP="00000000" w:rsidRDefault="00000000" w:rsidRPr="00000000" w14:paraId="000000F9">
            <w:pPr>
              <w:jc w:val="right"/>
              <w:rPr>
                <w:sz w:val="22"/>
                <w:szCs w:val="22"/>
              </w:rPr>
            </w:pPr>
            <w:r w:rsidDel="00000000" w:rsidR="00000000" w:rsidRPr="00000000">
              <w:rPr>
                <w:sz w:val="22"/>
                <w:szCs w:val="22"/>
                <w:rtl w:val="0"/>
              </w:rPr>
              <w:t xml:space="preserve">73.4152</w:t>
            </w:r>
          </w:p>
        </w:tc>
      </w:tr>
      <w:tr>
        <w:trPr>
          <w:cantSplit w:val="0"/>
          <w:trHeight w:val="280" w:hRule="atLeast"/>
          <w:tblHeader w:val="0"/>
        </w:trPr>
        <w:tc>
          <w:tcPr>
            <w:shd w:fill="c0e6f5" w:val="clear"/>
            <w:vAlign w:val="bottom"/>
          </w:tcPr>
          <w:p w:rsidR="00000000" w:rsidDel="00000000" w:rsidP="00000000" w:rsidRDefault="00000000" w:rsidRPr="00000000" w14:paraId="000000FA">
            <w:pPr>
              <w:jc w:val="right"/>
              <w:rPr>
                <w:sz w:val="22"/>
                <w:szCs w:val="22"/>
              </w:rPr>
            </w:pPr>
            <w:r w:rsidDel="00000000" w:rsidR="00000000" w:rsidRPr="00000000">
              <w:rPr>
                <w:sz w:val="22"/>
                <w:szCs w:val="22"/>
                <w:rtl w:val="0"/>
              </w:rPr>
              <w:t xml:space="preserve">63</w:t>
            </w:r>
          </w:p>
        </w:tc>
        <w:tc>
          <w:tcPr>
            <w:shd w:fill="c0e6f5" w:val="clear"/>
            <w:vAlign w:val="bottom"/>
          </w:tcPr>
          <w:p w:rsidR="00000000" w:rsidDel="00000000" w:rsidP="00000000" w:rsidRDefault="00000000" w:rsidRPr="00000000" w14:paraId="000000FB">
            <w:pPr>
              <w:rPr>
                <w:sz w:val="22"/>
                <w:szCs w:val="22"/>
              </w:rPr>
            </w:pPr>
            <w:r w:rsidDel="00000000" w:rsidR="00000000" w:rsidRPr="00000000">
              <w:rPr>
                <w:sz w:val="22"/>
                <w:szCs w:val="22"/>
                <w:rtl w:val="0"/>
              </w:rPr>
              <w:t xml:space="preserve">Congo</w:t>
            </w:r>
          </w:p>
        </w:tc>
        <w:tc>
          <w:tcPr>
            <w:shd w:fill="f7f0ce" w:val="clear"/>
            <w:vAlign w:val="bottom"/>
          </w:tcPr>
          <w:p w:rsidR="00000000" w:rsidDel="00000000" w:rsidP="00000000" w:rsidRDefault="00000000" w:rsidRPr="00000000" w14:paraId="000000FC">
            <w:pPr>
              <w:jc w:val="right"/>
              <w:rPr>
                <w:sz w:val="22"/>
                <w:szCs w:val="22"/>
              </w:rPr>
            </w:pPr>
            <w:r w:rsidDel="00000000" w:rsidR="00000000" w:rsidRPr="00000000">
              <w:rPr>
                <w:sz w:val="22"/>
                <w:szCs w:val="22"/>
                <w:rtl w:val="0"/>
              </w:rPr>
              <w:t xml:space="preserve">73.3099</w:t>
            </w:r>
          </w:p>
        </w:tc>
      </w:tr>
      <w:tr>
        <w:trPr>
          <w:cantSplit w:val="0"/>
          <w:trHeight w:val="280" w:hRule="atLeast"/>
          <w:tblHeader w:val="0"/>
        </w:trPr>
        <w:tc>
          <w:tcPr>
            <w:vAlign w:val="bottom"/>
          </w:tcPr>
          <w:p w:rsidR="00000000" w:rsidDel="00000000" w:rsidP="00000000" w:rsidRDefault="00000000" w:rsidRPr="00000000" w14:paraId="000000FD">
            <w:pPr>
              <w:jc w:val="right"/>
              <w:rPr>
                <w:sz w:val="22"/>
                <w:szCs w:val="22"/>
              </w:rPr>
            </w:pPr>
            <w:r w:rsidDel="00000000" w:rsidR="00000000" w:rsidRPr="00000000">
              <w:rPr>
                <w:sz w:val="22"/>
                <w:szCs w:val="22"/>
                <w:rtl w:val="0"/>
              </w:rPr>
              <w:t xml:space="preserve">64</w:t>
            </w:r>
          </w:p>
        </w:tc>
        <w:tc>
          <w:tcPr>
            <w:vAlign w:val="bottom"/>
          </w:tcPr>
          <w:p w:rsidR="00000000" w:rsidDel="00000000" w:rsidP="00000000" w:rsidRDefault="00000000" w:rsidRPr="00000000" w14:paraId="000000FE">
            <w:pPr>
              <w:rPr>
                <w:sz w:val="22"/>
                <w:szCs w:val="22"/>
              </w:rPr>
            </w:pPr>
            <w:r w:rsidDel="00000000" w:rsidR="00000000" w:rsidRPr="00000000">
              <w:rPr>
                <w:sz w:val="22"/>
                <w:szCs w:val="22"/>
                <w:rtl w:val="0"/>
              </w:rPr>
              <w:t xml:space="preserve">Thailand</w:t>
            </w:r>
          </w:p>
        </w:tc>
        <w:tc>
          <w:tcPr>
            <w:shd w:fill="f7f0cd" w:val="clear"/>
            <w:vAlign w:val="bottom"/>
          </w:tcPr>
          <w:p w:rsidR="00000000" w:rsidDel="00000000" w:rsidP="00000000" w:rsidRDefault="00000000" w:rsidRPr="00000000" w14:paraId="000000FF">
            <w:pPr>
              <w:jc w:val="right"/>
              <w:rPr>
                <w:sz w:val="22"/>
                <w:szCs w:val="22"/>
              </w:rPr>
            </w:pPr>
            <w:r w:rsidDel="00000000" w:rsidR="00000000" w:rsidRPr="00000000">
              <w:rPr>
                <w:sz w:val="22"/>
                <w:szCs w:val="22"/>
                <w:rtl w:val="0"/>
              </w:rPr>
              <w:t xml:space="preserve">73.1643</w:t>
            </w:r>
          </w:p>
        </w:tc>
      </w:tr>
      <w:tr>
        <w:trPr>
          <w:cantSplit w:val="0"/>
          <w:trHeight w:val="280" w:hRule="atLeast"/>
          <w:tblHeader w:val="0"/>
        </w:trPr>
        <w:tc>
          <w:tcPr>
            <w:shd w:fill="c0e6f5" w:val="clear"/>
            <w:vAlign w:val="bottom"/>
          </w:tcPr>
          <w:p w:rsidR="00000000" w:rsidDel="00000000" w:rsidP="00000000" w:rsidRDefault="00000000" w:rsidRPr="00000000" w14:paraId="00000100">
            <w:pPr>
              <w:jc w:val="right"/>
              <w:rPr>
                <w:sz w:val="22"/>
                <w:szCs w:val="22"/>
              </w:rPr>
            </w:pPr>
            <w:r w:rsidDel="00000000" w:rsidR="00000000" w:rsidRPr="00000000">
              <w:rPr>
                <w:sz w:val="22"/>
                <w:szCs w:val="22"/>
                <w:rtl w:val="0"/>
              </w:rPr>
              <w:t xml:space="preserve">65</w:t>
            </w:r>
          </w:p>
        </w:tc>
        <w:tc>
          <w:tcPr>
            <w:shd w:fill="c0e6f5" w:val="clear"/>
            <w:vAlign w:val="bottom"/>
          </w:tcPr>
          <w:p w:rsidR="00000000" w:rsidDel="00000000" w:rsidP="00000000" w:rsidRDefault="00000000" w:rsidRPr="00000000" w14:paraId="00000101">
            <w:pPr>
              <w:rPr>
                <w:sz w:val="22"/>
                <w:szCs w:val="22"/>
              </w:rPr>
            </w:pPr>
            <w:r w:rsidDel="00000000" w:rsidR="00000000" w:rsidRPr="00000000">
              <w:rPr>
                <w:sz w:val="22"/>
                <w:szCs w:val="22"/>
                <w:rtl w:val="0"/>
              </w:rPr>
              <w:t xml:space="preserve">Cameroon</w:t>
            </w:r>
          </w:p>
        </w:tc>
        <w:tc>
          <w:tcPr>
            <w:shd w:fill="f7f0cd" w:val="clear"/>
            <w:vAlign w:val="bottom"/>
          </w:tcPr>
          <w:p w:rsidR="00000000" w:rsidDel="00000000" w:rsidP="00000000" w:rsidRDefault="00000000" w:rsidRPr="00000000" w14:paraId="00000102">
            <w:pPr>
              <w:jc w:val="right"/>
              <w:rPr>
                <w:sz w:val="22"/>
                <w:szCs w:val="22"/>
              </w:rPr>
            </w:pPr>
            <w:r w:rsidDel="00000000" w:rsidR="00000000" w:rsidRPr="00000000">
              <w:rPr>
                <w:sz w:val="22"/>
                <w:szCs w:val="22"/>
                <w:rtl w:val="0"/>
              </w:rPr>
              <w:t xml:space="preserve">72.9120</w:t>
            </w:r>
          </w:p>
        </w:tc>
      </w:tr>
      <w:tr>
        <w:trPr>
          <w:cantSplit w:val="0"/>
          <w:trHeight w:val="280" w:hRule="atLeast"/>
          <w:tblHeader w:val="0"/>
        </w:trPr>
        <w:tc>
          <w:tcPr>
            <w:vAlign w:val="bottom"/>
          </w:tcPr>
          <w:p w:rsidR="00000000" w:rsidDel="00000000" w:rsidP="00000000" w:rsidRDefault="00000000" w:rsidRPr="00000000" w14:paraId="00000103">
            <w:pPr>
              <w:jc w:val="right"/>
              <w:rPr>
                <w:sz w:val="22"/>
                <w:szCs w:val="22"/>
              </w:rPr>
            </w:pPr>
            <w:r w:rsidDel="00000000" w:rsidR="00000000" w:rsidRPr="00000000">
              <w:rPr>
                <w:sz w:val="22"/>
                <w:szCs w:val="22"/>
                <w:rtl w:val="0"/>
              </w:rPr>
              <w:t xml:space="preserve">66</w:t>
            </w:r>
          </w:p>
        </w:tc>
        <w:tc>
          <w:tcPr>
            <w:vAlign w:val="bottom"/>
          </w:tcPr>
          <w:p w:rsidR="00000000" w:rsidDel="00000000" w:rsidP="00000000" w:rsidRDefault="00000000" w:rsidRPr="00000000" w14:paraId="00000104">
            <w:pPr>
              <w:rPr>
                <w:sz w:val="22"/>
                <w:szCs w:val="22"/>
              </w:rPr>
            </w:pPr>
            <w:r w:rsidDel="00000000" w:rsidR="00000000" w:rsidRPr="00000000">
              <w:rPr>
                <w:sz w:val="22"/>
                <w:szCs w:val="22"/>
                <w:rtl w:val="0"/>
              </w:rPr>
              <w:t xml:space="preserve">Iraq</w:t>
            </w:r>
          </w:p>
        </w:tc>
        <w:tc>
          <w:tcPr>
            <w:shd w:fill="f7f0cd" w:val="clear"/>
            <w:vAlign w:val="bottom"/>
          </w:tcPr>
          <w:p w:rsidR="00000000" w:rsidDel="00000000" w:rsidP="00000000" w:rsidRDefault="00000000" w:rsidRPr="00000000" w14:paraId="00000105">
            <w:pPr>
              <w:jc w:val="right"/>
              <w:rPr>
                <w:sz w:val="22"/>
                <w:szCs w:val="22"/>
              </w:rPr>
            </w:pPr>
            <w:r w:rsidDel="00000000" w:rsidR="00000000" w:rsidRPr="00000000">
              <w:rPr>
                <w:sz w:val="22"/>
                <w:szCs w:val="22"/>
                <w:rtl w:val="0"/>
              </w:rPr>
              <w:t xml:space="preserve">72.9025</w:t>
            </w:r>
          </w:p>
        </w:tc>
      </w:tr>
      <w:tr>
        <w:trPr>
          <w:cantSplit w:val="0"/>
          <w:trHeight w:val="280" w:hRule="atLeast"/>
          <w:tblHeader w:val="0"/>
        </w:trPr>
        <w:tc>
          <w:tcPr>
            <w:shd w:fill="c0e6f5" w:val="clear"/>
            <w:vAlign w:val="bottom"/>
          </w:tcPr>
          <w:p w:rsidR="00000000" w:rsidDel="00000000" w:rsidP="00000000" w:rsidRDefault="00000000" w:rsidRPr="00000000" w14:paraId="00000106">
            <w:pPr>
              <w:jc w:val="right"/>
              <w:rPr>
                <w:sz w:val="22"/>
                <w:szCs w:val="22"/>
              </w:rPr>
            </w:pPr>
            <w:r w:rsidDel="00000000" w:rsidR="00000000" w:rsidRPr="00000000">
              <w:rPr>
                <w:sz w:val="22"/>
                <w:szCs w:val="22"/>
                <w:rtl w:val="0"/>
              </w:rPr>
              <w:t xml:space="preserve">67</w:t>
            </w:r>
          </w:p>
        </w:tc>
        <w:tc>
          <w:tcPr>
            <w:shd w:fill="c0e6f5" w:val="clear"/>
            <w:vAlign w:val="bottom"/>
          </w:tcPr>
          <w:p w:rsidR="00000000" w:rsidDel="00000000" w:rsidP="00000000" w:rsidRDefault="00000000" w:rsidRPr="00000000" w14:paraId="00000107">
            <w:pPr>
              <w:rPr>
                <w:sz w:val="22"/>
                <w:szCs w:val="22"/>
              </w:rPr>
            </w:pPr>
            <w:r w:rsidDel="00000000" w:rsidR="00000000" w:rsidRPr="00000000">
              <w:rPr>
                <w:sz w:val="22"/>
                <w:szCs w:val="22"/>
                <w:rtl w:val="0"/>
              </w:rPr>
              <w:t xml:space="preserve">Egypt</w:t>
            </w:r>
          </w:p>
        </w:tc>
        <w:tc>
          <w:tcPr>
            <w:shd w:fill="f8f0cd" w:val="clear"/>
            <w:vAlign w:val="bottom"/>
          </w:tcPr>
          <w:p w:rsidR="00000000" w:rsidDel="00000000" w:rsidP="00000000" w:rsidRDefault="00000000" w:rsidRPr="00000000" w14:paraId="00000108">
            <w:pPr>
              <w:jc w:val="right"/>
              <w:rPr>
                <w:sz w:val="22"/>
                <w:szCs w:val="22"/>
              </w:rPr>
            </w:pPr>
            <w:r w:rsidDel="00000000" w:rsidR="00000000" w:rsidRPr="00000000">
              <w:rPr>
                <w:sz w:val="22"/>
                <w:szCs w:val="22"/>
                <w:rtl w:val="0"/>
              </w:rPr>
              <w:t xml:space="preserve">72.8221</w:t>
            </w:r>
          </w:p>
        </w:tc>
      </w:tr>
      <w:tr>
        <w:trPr>
          <w:cantSplit w:val="0"/>
          <w:trHeight w:val="280" w:hRule="atLeast"/>
          <w:tblHeader w:val="0"/>
        </w:trPr>
        <w:tc>
          <w:tcPr>
            <w:vAlign w:val="bottom"/>
          </w:tcPr>
          <w:p w:rsidR="00000000" w:rsidDel="00000000" w:rsidP="00000000" w:rsidRDefault="00000000" w:rsidRPr="00000000" w14:paraId="00000109">
            <w:pPr>
              <w:jc w:val="right"/>
              <w:rPr>
                <w:sz w:val="22"/>
                <w:szCs w:val="22"/>
              </w:rPr>
            </w:pPr>
            <w:r w:rsidDel="00000000" w:rsidR="00000000" w:rsidRPr="00000000">
              <w:rPr>
                <w:sz w:val="22"/>
                <w:szCs w:val="22"/>
                <w:rtl w:val="0"/>
              </w:rPr>
              <w:t xml:space="preserve">68</w:t>
            </w:r>
          </w:p>
        </w:tc>
        <w:tc>
          <w:tcPr>
            <w:vAlign w:val="bottom"/>
          </w:tcPr>
          <w:p w:rsidR="00000000" w:rsidDel="00000000" w:rsidP="00000000" w:rsidRDefault="00000000" w:rsidRPr="00000000" w14:paraId="0000010A">
            <w:pPr>
              <w:rPr>
                <w:sz w:val="22"/>
                <w:szCs w:val="22"/>
              </w:rPr>
            </w:pPr>
            <w:r w:rsidDel="00000000" w:rsidR="00000000" w:rsidRPr="00000000">
              <w:rPr>
                <w:sz w:val="22"/>
                <w:szCs w:val="22"/>
                <w:rtl w:val="0"/>
              </w:rPr>
              <w:t xml:space="preserve">Bosnia Herzegovina</w:t>
            </w:r>
          </w:p>
        </w:tc>
        <w:tc>
          <w:tcPr>
            <w:shd w:fill="f8f1cd" w:val="clear"/>
            <w:vAlign w:val="bottom"/>
          </w:tcPr>
          <w:p w:rsidR="00000000" w:rsidDel="00000000" w:rsidP="00000000" w:rsidRDefault="00000000" w:rsidRPr="00000000" w14:paraId="0000010B">
            <w:pPr>
              <w:jc w:val="right"/>
              <w:rPr>
                <w:sz w:val="22"/>
                <w:szCs w:val="22"/>
              </w:rPr>
            </w:pPr>
            <w:r w:rsidDel="00000000" w:rsidR="00000000" w:rsidRPr="00000000">
              <w:rPr>
                <w:sz w:val="22"/>
                <w:szCs w:val="22"/>
                <w:rtl w:val="0"/>
              </w:rPr>
              <w:t xml:space="preserve">72.5330</w:t>
            </w:r>
          </w:p>
        </w:tc>
      </w:tr>
      <w:tr>
        <w:trPr>
          <w:cantSplit w:val="0"/>
          <w:trHeight w:val="280" w:hRule="atLeast"/>
          <w:tblHeader w:val="0"/>
        </w:trPr>
        <w:tc>
          <w:tcPr>
            <w:shd w:fill="c0e6f5" w:val="clear"/>
            <w:vAlign w:val="bottom"/>
          </w:tcPr>
          <w:p w:rsidR="00000000" w:rsidDel="00000000" w:rsidP="00000000" w:rsidRDefault="00000000" w:rsidRPr="00000000" w14:paraId="0000010C">
            <w:pPr>
              <w:jc w:val="right"/>
              <w:rPr>
                <w:sz w:val="22"/>
                <w:szCs w:val="22"/>
              </w:rPr>
            </w:pPr>
            <w:r w:rsidDel="00000000" w:rsidR="00000000" w:rsidRPr="00000000">
              <w:rPr>
                <w:sz w:val="22"/>
                <w:szCs w:val="22"/>
                <w:rtl w:val="0"/>
              </w:rPr>
              <w:t xml:space="preserve">69</w:t>
            </w:r>
          </w:p>
        </w:tc>
        <w:tc>
          <w:tcPr>
            <w:shd w:fill="c0e6f5" w:val="clear"/>
            <w:vAlign w:val="bottom"/>
          </w:tcPr>
          <w:p w:rsidR="00000000" w:rsidDel="00000000" w:rsidP="00000000" w:rsidRDefault="00000000" w:rsidRPr="00000000" w14:paraId="0000010D">
            <w:pPr>
              <w:rPr>
                <w:sz w:val="22"/>
                <w:szCs w:val="22"/>
              </w:rPr>
            </w:pPr>
            <w:r w:rsidDel="00000000" w:rsidR="00000000" w:rsidRPr="00000000">
              <w:rPr>
                <w:sz w:val="22"/>
                <w:szCs w:val="22"/>
                <w:rtl w:val="0"/>
              </w:rPr>
              <w:t xml:space="preserve">Germany</w:t>
            </w:r>
          </w:p>
        </w:tc>
        <w:tc>
          <w:tcPr>
            <w:shd w:fill="f8f1cd" w:val="clear"/>
            <w:vAlign w:val="bottom"/>
          </w:tcPr>
          <w:p w:rsidR="00000000" w:rsidDel="00000000" w:rsidP="00000000" w:rsidRDefault="00000000" w:rsidRPr="00000000" w14:paraId="0000010E">
            <w:pPr>
              <w:jc w:val="right"/>
              <w:rPr>
                <w:sz w:val="22"/>
                <w:szCs w:val="22"/>
              </w:rPr>
            </w:pPr>
            <w:r w:rsidDel="00000000" w:rsidR="00000000" w:rsidRPr="00000000">
              <w:rPr>
                <w:sz w:val="22"/>
                <w:szCs w:val="22"/>
                <w:rtl w:val="0"/>
              </w:rPr>
              <w:t xml:space="preserve">72.4174</w:t>
            </w:r>
          </w:p>
        </w:tc>
      </w:tr>
      <w:tr>
        <w:trPr>
          <w:cantSplit w:val="0"/>
          <w:trHeight w:val="280" w:hRule="atLeast"/>
          <w:tblHeader w:val="0"/>
        </w:trPr>
        <w:tc>
          <w:tcPr>
            <w:vAlign w:val="bottom"/>
          </w:tcPr>
          <w:p w:rsidR="00000000" w:rsidDel="00000000" w:rsidP="00000000" w:rsidRDefault="00000000" w:rsidRPr="00000000" w14:paraId="0000010F">
            <w:pPr>
              <w:jc w:val="right"/>
              <w:rPr>
                <w:sz w:val="22"/>
                <w:szCs w:val="22"/>
              </w:rPr>
            </w:pPr>
            <w:r w:rsidDel="00000000" w:rsidR="00000000" w:rsidRPr="00000000">
              <w:rPr>
                <w:sz w:val="22"/>
                <w:szCs w:val="22"/>
                <w:rtl w:val="0"/>
              </w:rPr>
              <w:t xml:space="preserve">70</w:t>
            </w:r>
          </w:p>
        </w:tc>
        <w:tc>
          <w:tcPr>
            <w:vAlign w:val="bottom"/>
          </w:tcPr>
          <w:p w:rsidR="00000000" w:rsidDel="00000000" w:rsidP="00000000" w:rsidRDefault="00000000" w:rsidRPr="00000000" w14:paraId="00000110">
            <w:pPr>
              <w:rPr>
                <w:sz w:val="22"/>
                <w:szCs w:val="22"/>
              </w:rPr>
            </w:pPr>
            <w:r w:rsidDel="00000000" w:rsidR="00000000" w:rsidRPr="00000000">
              <w:rPr>
                <w:sz w:val="22"/>
                <w:szCs w:val="22"/>
                <w:rtl w:val="0"/>
              </w:rPr>
              <w:t xml:space="preserve">Turkey</w:t>
            </w:r>
          </w:p>
        </w:tc>
        <w:tc>
          <w:tcPr>
            <w:shd w:fill="f9f1cd" w:val="clear"/>
            <w:vAlign w:val="bottom"/>
          </w:tcPr>
          <w:p w:rsidR="00000000" w:rsidDel="00000000" w:rsidP="00000000" w:rsidRDefault="00000000" w:rsidRPr="00000000" w14:paraId="00000111">
            <w:pPr>
              <w:jc w:val="right"/>
              <w:rPr>
                <w:sz w:val="22"/>
                <w:szCs w:val="22"/>
              </w:rPr>
            </w:pPr>
            <w:r w:rsidDel="00000000" w:rsidR="00000000" w:rsidRPr="00000000">
              <w:rPr>
                <w:sz w:val="22"/>
                <w:szCs w:val="22"/>
                <w:rtl w:val="0"/>
              </w:rPr>
              <w:t xml:space="preserve">71.9130</w:t>
            </w:r>
          </w:p>
        </w:tc>
      </w:tr>
      <w:tr>
        <w:trPr>
          <w:cantSplit w:val="0"/>
          <w:trHeight w:val="280" w:hRule="atLeast"/>
          <w:tblHeader w:val="0"/>
        </w:trPr>
        <w:tc>
          <w:tcPr>
            <w:shd w:fill="c0e6f5" w:val="clear"/>
            <w:vAlign w:val="bottom"/>
          </w:tcPr>
          <w:p w:rsidR="00000000" w:rsidDel="00000000" w:rsidP="00000000" w:rsidRDefault="00000000" w:rsidRPr="00000000" w14:paraId="00000112">
            <w:pPr>
              <w:jc w:val="right"/>
              <w:rPr>
                <w:sz w:val="22"/>
                <w:szCs w:val="22"/>
              </w:rPr>
            </w:pPr>
            <w:r w:rsidDel="00000000" w:rsidR="00000000" w:rsidRPr="00000000">
              <w:rPr>
                <w:sz w:val="22"/>
                <w:szCs w:val="22"/>
                <w:rtl w:val="0"/>
              </w:rPr>
              <w:t xml:space="preserve">71</w:t>
            </w:r>
          </w:p>
        </w:tc>
        <w:tc>
          <w:tcPr>
            <w:shd w:fill="c0e6f5" w:val="clear"/>
            <w:vAlign w:val="bottom"/>
          </w:tcPr>
          <w:p w:rsidR="00000000" w:rsidDel="00000000" w:rsidP="00000000" w:rsidRDefault="00000000" w:rsidRPr="00000000" w14:paraId="00000113">
            <w:pPr>
              <w:rPr>
                <w:sz w:val="22"/>
                <w:szCs w:val="22"/>
              </w:rPr>
            </w:pPr>
            <w:r w:rsidDel="00000000" w:rsidR="00000000" w:rsidRPr="00000000">
              <w:rPr>
                <w:sz w:val="22"/>
                <w:szCs w:val="22"/>
                <w:rtl w:val="0"/>
              </w:rPr>
              <w:t xml:space="preserve">Latvia</w:t>
            </w:r>
          </w:p>
        </w:tc>
        <w:tc>
          <w:tcPr>
            <w:shd w:fill="f9f1cd" w:val="clear"/>
            <w:vAlign w:val="bottom"/>
          </w:tcPr>
          <w:p w:rsidR="00000000" w:rsidDel="00000000" w:rsidP="00000000" w:rsidRDefault="00000000" w:rsidRPr="00000000" w14:paraId="00000114">
            <w:pPr>
              <w:jc w:val="right"/>
              <w:rPr>
                <w:sz w:val="22"/>
                <w:szCs w:val="22"/>
              </w:rPr>
            </w:pPr>
            <w:r w:rsidDel="00000000" w:rsidR="00000000" w:rsidRPr="00000000">
              <w:rPr>
                <w:sz w:val="22"/>
                <w:szCs w:val="22"/>
                <w:rtl w:val="0"/>
              </w:rPr>
              <w:t xml:space="preserve">71.8816</w:t>
            </w:r>
          </w:p>
        </w:tc>
      </w:tr>
      <w:tr>
        <w:trPr>
          <w:cantSplit w:val="0"/>
          <w:trHeight w:val="280" w:hRule="atLeast"/>
          <w:tblHeader w:val="0"/>
        </w:trPr>
        <w:tc>
          <w:tcPr>
            <w:vAlign w:val="bottom"/>
          </w:tcPr>
          <w:p w:rsidR="00000000" w:rsidDel="00000000" w:rsidP="00000000" w:rsidRDefault="00000000" w:rsidRPr="00000000" w14:paraId="00000115">
            <w:pPr>
              <w:jc w:val="right"/>
              <w:rPr>
                <w:sz w:val="22"/>
                <w:szCs w:val="22"/>
              </w:rPr>
            </w:pPr>
            <w:r w:rsidDel="00000000" w:rsidR="00000000" w:rsidRPr="00000000">
              <w:rPr>
                <w:sz w:val="22"/>
                <w:szCs w:val="22"/>
                <w:rtl w:val="0"/>
              </w:rPr>
              <w:t xml:space="preserve">72</w:t>
            </w:r>
          </w:p>
        </w:tc>
        <w:tc>
          <w:tcPr>
            <w:vAlign w:val="bottom"/>
          </w:tcPr>
          <w:p w:rsidR="00000000" w:rsidDel="00000000" w:rsidP="00000000" w:rsidRDefault="00000000" w:rsidRPr="00000000" w14:paraId="00000116">
            <w:pPr>
              <w:rPr>
                <w:sz w:val="22"/>
                <w:szCs w:val="22"/>
              </w:rPr>
            </w:pPr>
            <w:r w:rsidDel="00000000" w:rsidR="00000000" w:rsidRPr="00000000">
              <w:rPr>
                <w:sz w:val="22"/>
                <w:szCs w:val="22"/>
                <w:rtl w:val="0"/>
              </w:rPr>
              <w:t xml:space="preserve">Italy</w:t>
            </w:r>
          </w:p>
        </w:tc>
        <w:tc>
          <w:tcPr>
            <w:shd w:fill="f9f1cd" w:val="clear"/>
            <w:vAlign w:val="bottom"/>
          </w:tcPr>
          <w:p w:rsidR="00000000" w:rsidDel="00000000" w:rsidP="00000000" w:rsidRDefault="00000000" w:rsidRPr="00000000" w14:paraId="00000117">
            <w:pPr>
              <w:jc w:val="right"/>
              <w:rPr>
                <w:sz w:val="22"/>
                <w:szCs w:val="22"/>
              </w:rPr>
            </w:pPr>
            <w:r w:rsidDel="00000000" w:rsidR="00000000" w:rsidRPr="00000000">
              <w:rPr>
                <w:sz w:val="22"/>
                <w:szCs w:val="22"/>
                <w:rtl w:val="0"/>
              </w:rPr>
              <w:t xml:space="preserve">71.8482</w:t>
            </w:r>
          </w:p>
        </w:tc>
      </w:tr>
      <w:tr>
        <w:trPr>
          <w:cantSplit w:val="0"/>
          <w:trHeight w:val="280" w:hRule="atLeast"/>
          <w:tblHeader w:val="0"/>
        </w:trPr>
        <w:tc>
          <w:tcPr>
            <w:shd w:fill="c0e6f5" w:val="clear"/>
            <w:vAlign w:val="bottom"/>
          </w:tcPr>
          <w:p w:rsidR="00000000" w:rsidDel="00000000" w:rsidP="00000000" w:rsidRDefault="00000000" w:rsidRPr="00000000" w14:paraId="00000118">
            <w:pPr>
              <w:jc w:val="right"/>
              <w:rPr>
                <w:sz w:val="22"/>
                <w:szCs w:val="22"/>
              </w:rPr>
            </w:pPr>
            <w:r w:rsidDel="00000000" w:rsidR="00000000" w:rsidRPr="00000000">
              <w:rPr>
                <w:sz w:val="22"/>
                <w:szCs w:val="22"/>
                <w:rtl w:val="0"/>
              </w:rPr>
              <w:t xml:space="preserve">73</w:t>
            </w:r>
          </w:p>
        </w:tc>
        <w:tc>
          <w:tcPr>
            <w:shd w:fill="c0e6f5" w:val="clear"/>
            <w:vAlign w:val="bottom"/>
          </w:tcPr>
          <w:p w:rsidR="00000000" w:rsidDel="00000000" w:rsidP="00000000" w:rsidRDefault="00000000" w:rsidRPr="00000000" w14:paraId="00000119">
            <w:pPr>
              <w:rPr>
                <w:sz w:val="22"/>
                <w:szCs w:val="22"/>
              </w:rPr>
            </w:pPr>
            <w:r w:rsidDel="00000000" w:rsidR="00000000" w:rsidRPr="00000000">
              <w:rPr>
                <w:sz w:val="22"/>
                <w:szCs w:val="22"/>
                <w:rtl w:val="0"/>
              </w:rPr>
              <w:t xml:space="preserve">Trinidad and Tobago</w:t>
            </w:r>
          </w:p>
        </w:tc>
        <w:tc>
          <w:tcPr>
            <w:shd w:fill="f9f1cd" w:val="clear"/>
            <w:vAlign w:val="bottom"/>
          </w:tcPr>
          <w:p w:rsidR="00000000" w:rsidDel="00000000" w:rsidP="00000000" w:rsidRDefault="00000000" w:rsidRPr="00000000" w14:paraId="0000011A">
            <w:pPr>
              <w:jc w:val="right"/>
              <w:rPr>
                <w:sz w:val="22"/>
                <w:szCs w:val="22"/>
              </w:rPr>
            </w:pPr>
            <w:r w:rsidDel="00000000" w:rsidR="00000000" w:rsidRPr="00000000">
              <w:rPr>
                <w:sz w:val="22"/>
                <w:szCs w:val="22"/>
                <w:rtl w:val="0"/>
              </w:rPr>
              <w:t xml:space="preserve">71.7543</w:t>
            </w:r>
          </w:p>
        </w:tc>
      </w:tr>
      <w:tr>
        <w:trPr>
          <w:cantSplit w:val="0"/>
          <w:trHeight w:val="280" w:hRule="atLeast"/>
          <w:tblHeader w:val="0"/>
        </w:trPr>
        <w:tc>
          <w:tcPr>
            <w:vAlign w:val="bottom"/>
          </w:tcPr>
          <w:p w:rsidR="00000000" w:rsidDel="00000000" w:rsidP="00000000" w:rsidRDefault="00000000" w:rsidRPr="00000000" w14:paraId="0000011B">
            <w:pPr>
              <w:jc w:val="right"/>
              <w:rPr>
                <w:sz w:val="22"/>
                <w:szCs w:val="22"/>
              </w:rPr>
            </w:pPr>
            <w:r w:rsidDel="00000000" w:rsidR="00000000" w:rsidRPr="00000000">
              <w:rPr>
                <w:sz w:val="22"/>
                <w:szCs w:val="22"/>
                <w:rtl w:val="0"/>
              </w:rPr>
              <w:t xml:space="preserve">74</w:t>
            </w:r>
          </w:p>
        </w:tc>
        <w:tc>
          <w:tcPr>
            <w:vAlign w:val="bottom"/>
          </w:tcPr>
          <w:p w:rsidR="00000000" w:rsidDel="00000000" w:rsidP="00000000" w:rsidRDefault="00000000" w:rsidRPr="00000000" w14:paraId="0000011C">
            <w:pPr>
              <w:rPr>
                <w:sz w:val="22"/>
                <w:szCs w:val="22"/>
              </w:rPr>
            </w:pPr>
            <w:r w:rsidDel="00000000" w:rsidR="00000000" w:rsidRPr="00000000">
              <w:rPr>
                <w:sz w:val="22"/>
                <w:szCs w:val="22"/>
                <w:rtl w:val="0"/>
              </w:rPr>
              <w:t xml:space="preserve">Pakistan</w:t>
            </w:r>
          </w:p>
        </w:tc>
        <w:tc>
          <w:tcPr>
            <w:shd w:fill="f9f1cd" w:val="clear"/>
            <w:vAlign w:val="bottom"/>
          </w:tcPr>
          <w:p w:rsidR="00000000" w:rsidDel="00000000" w:rsidP="00000000" w:rsidRDefault="00000000" w:rsidRPr="00000000" w14:paraId="0000011D">
            <w:pPr>
              <w:jc w:val="right"/>
              <w:rPr>
                <w:sz w:val="22"/>
                <w:szCs w:val="22"/>
              </w:rPr>
            </w:pPr>
            <w:r w:rsidDel="00000000" w:rsidR="00000000" w:rsidRPr="00000000">
              <w:rPr>
                <w:sz w:val="22"/>
                <w:szCs w:val="22"/>
                <w:rtl w:val="0"/>
              </w:rPr>
              <w:t xml:space="preserve">71.6891</w:t>
            </w:r>
          </w:p>
        </w:tc>
      </w:tr>
      <w:tr>
        <w:trPr>
          <w:cantSplit w:val="0"/>
          <w:trHeight w:val="280" w:hRule="atLeast"/>
          <w:tblHeader w:val="0"/>
        </w:trPr>
        <w:tc>
          <w:tcPr>
            <w:shd w:fill="c0e6f5" w:val="clear"/>
            <w:vAlign w:val="bottom"/>
          </w:tcPr>
          <w:p w:rsidR="00000000" w:rsidDel="00000000" w:rsidP="00000000" w:rsidRDefault="00000000" w:rsidRPr="00000000" w14:paraId="0000011E">
            <w:pPr>
              <w:jc w:val="right"/>
              <w:rPr>
                <w:sz w:val="22"/>
                <w:szCs w:val="22"/>
              </w:rPr>
            </w:pPr>
            <w:r w:rsidDel="00000000" w:rsidR="00000000" w:rsidRPr="00000000">
              <w:rPr>
                <w:sz w:val="22"/>
                <w:szCs w:val="22"/>
                <w:rtl w:val="0"/>
              </w:rPr>
              <w:t xml:space="preserve">75</w:t>
            </w:r>
          </w:p>
        </w:tc>
        <w:tc>
          <w:tcPr>
            <w:shd w:fill="c0e6f5" w:val="clear"/>
            <w:vAlign w:val="bottom"/>
          </w:tcPr>
          <w:p w:rsidR="00000000" w:rsidDel="00000000" w:rsidP="00000000" w:rsidRDefault="00000000" w:rsidRPr="00000000" w14:paraId="0000011F">
            <w:pPr>
              <w:rPr>
                <w:sz w:val="22"/>
                <w:szCs w:val="22"/>
              </w:rPr>
            </w:pPr>
            <w:r w:rsidDel="00000000" w:rsidR="00000000" w:rsidRPr="00000000">
              <w:rPr>
                <w:sz w:val="22"/>
                <w:szCs w:val="22"/>
                <w:rtl w:val="0"/>
              </w:rPr>
              <w:t xml:space="preserve">Angola</w:t>
            </w:r>
          </w:p>
        </w:tc>
        <w:tc>
          <w:tcPr>
            <w:shd w:fill="faf1cd" w:val="clear"/>
            <w:vAlign w:val="bottom"/>
          </w:tcPr>
          <w:p w:rsidR="00000000" w:rsidDel="00000000" w:rsidP="00000000" w:rsidRDefault="00000000" w:rsidRPr="00000000" w14:paraId="00000120">
            <w:pPr>
              <w:jc w:val="right"/>
              <w:rPr>
                <w:sz w:val="22"/>
                <w:szCs w:val="22"/>
              </w:rPr>
            </w:pPr>
            <w:r w:rsidDel="00000000" w:rsidR="00000000" w:rsidRPr="00000000">
              <w:rPr>
                <w:sz w:val="22"/>
                <w:szCs w:val="22"/>
                <w:rtl w:val="0"/>
              </w:rPr>
              <w:t xml:space="preserve">71.4874</w:t>
            </w:r>
          </w:p>
        </w:tc>
      </w:tr>
      <w:tr>
        <w:trPr>
          <w:cantSplit w:val="0"/>
          <w:trHeight w:val="280" w:hRule="atLeast"/>
          <w:tblHeader w:val="0"/>
        </w:trPr>
        <w:tc>
          <w:tcPr>
            <w:vAlign w:val="bottom"/>
          </w:tcPr>
          <w:p w:rsidR="00000000" w:rsidDel="00000000" w:rsidP="00000000" w:rsidRDefault="00000000" w:rsidRPr="00000000" w14:paraId="00000121">
            <w:pPr>
              <w:jc w:val="right"/>
              <w:rPr>
                <w:sz w:val="22"/>
                <w:szCs w:val="22"/>
              </w:rPr>
            </w:pPr>
            <w:r w:rsidDel="00000000" w:rsidR="00000000" w:rsidRPr="00000000">
              <w:rPr>
                <w:sz w:val="22"/>
                <w:szCs w:val="22"/>
                <w:rtl w:val="0"/>
              </w:rPr>
              <w:t xml:space="preserve">76</w:t>
            </w:r>
          </w:p>
        </w:tc>
        <w:tc>
          <w:tcPr>
            <w:vAlign w:val="bottom"/>
          </w:tcPr>
          <w:p w:rsidR="00000000" w:rsidDel="00000000" w:rsidP="00000000" w:rsidRDefault="00000000" w:rsidRPr="00000000" w14:paraId="00000122">
            <w:pPr>
              <w:rPr>
                <w:sz w:val="22"/>
                <w:szCs w:val="22"/>
              </w:rPr>
            </w:pPr>
            <w:r w:rsidDel="00000000" w:rsidR="00000000" w:rsidRPr="00000000">
              <w:rPr>
                <w:sz w:val="22"/>
                <w:szCs w:val="22"/>
                <w:rtl w:val="0"/>
              </w:rPr>
              <w:t xml:space="preserve">Belgium</w:t>
            </w:r>
          </w:p>
        </w:tc>
        <w:tc>
          <w:tcPr>
            <w:shd w:fill="faf1cd" w:val="clear"/>
            <w:vAlign w:val="bottom"/>
          </w:tcPr>
          <w:p w:rsidR="00000000" w:rsidDel="00000000" w:rsidP="00000000" w:rsidRDefault="00000000" w:rsidRPr="00000000" w14:paraId="00000123">
            <w:pPr>
              <w:jc w:val="right"/>
              <w:rPr>
                <w:sz w:val="22"/>
                <w:szCs w:val="22"/>
              </w:rPr>
            </w:pPr>
            <w:r w:rsidDel="00000000" w:rsidR="00000000" w:rsidRPr="00000000">
              <w:rPr>
                <w:sz w:val="22"/>
                <w:szCs w:val="22"/>
                <w:rtl w:val="0"/>
              </w:rPr>
              <w:t xml:space="preserve">71.4070</w:t>
            </w:r>
          </w:p>
        </w:tc>
      </w:tr>
      <w:tr>
        <w:trPr>
          <w:cantSplit w:val="0"/>
          <w:trHeight w:val="280" w:hRule="atLeast"/>
          <w:tblHeader w:val="0"/>
        </w:trPr>
        <w:tc>
          <w:tcPr>
            <w:shd w:fill="c0e6f5" w:val="clear"/>
            <w:vAlign w:val="bottom"/>
          </w:tcPr>
          <w:p w:rsidR="00000000" w:rsidDel="00000000" w:rsidP="00000000" w:rsidRDefault="00000000" w:rsidRPr="00000000" w14:paraId="00000124">
            <w:pPr>
              <w:jc w:val="right"/>
              <w:rPr>
                <w:sz w:val="22"/>
                <w:szCs w:val="22"/>
              </w:rPr>
            </w:pPr>
            <w:r w:rsidDel="00000000" w:rsidR="00000000" w:rsidRPr="00000000">
              <w:rPr>
                <w:sz w:val="22"/>
                <w:szCs w:val="22"/>
                <w:rtl w:val="0"/>
              </w:rPr>
              <w:t xml:space="preserve">77</w:t>
            </w:r>
          </w:p>
        </w:tc>
        <w:tc>
          <w:tcPr>
            <w:shd w:fill="c0e6f5" w:val="clear"/>
            <w:vAlign w:val="bottom"/>
          </w:tcPr>
          <w:p w:rsidR="00000000" w:rsidDel="00000000" w:rsidP="00000000" w:rsidRDefault="00000000" w:rsidRPr="00000000" w14:paraId="00000125">
            <w:pPr>
              <w:rPr>
                <w:sz w:val="22"/>
                <w:szCs w:val="22"/>
              </w:rPr>
            </w:pPr>
            <w:r w:rsidDel="00000000" w:rsidR="00000000" w:rsidRPr="00000000">
              <w:rPr>
                <w:sz w:val="22"/>
                <w:szCs w:val="22"/>
                <w:rtl w:val="0"/>
              </w:rPr>
              <w:t xml:space="preserve">Turkmenistan</w:t>
            </w:r>
          </w:p>
        </w:tc>
        <w:tc>
          <w:tcPr>
            <w:shd w:fill="faf1cd" w:val="clear"/>
            <w:vAlign w:val="bottom"/>
          </w:tcPr>
          <w:p w:rsidR="00000000" w:rsidDel="00000000" w:rsidP="00000000" w:rsidRDefault="00000000" w:rsidRPr="00000000" w14:paraId="00000126">
            <w:pPr>
              <w:jc w:val="right"/>
              <w:rPr>
                <w:sz w:val="22"/>
                <w:szCs w:val="22"/>
              </w:rPr>
            </w:pPr>
            <w:r w:rsidDel="00000000" w:rsidR="00000000" w:rsidRPr="00000000">
              <w:rPr>
                <w:sz w:val="22"/>
                <w:szCs w:val="22"/>
                <w:rtl w:val="0"/>
              </w:rPr>
              <w:t xml:space="preserve">71.2833</w:t>
            </w:r>
          </w:p>
        </w:tc>
      </w:tr>
      <w:tr>
        <w:trPr>
          <w:cantSplit w:val="0"/>
          <w:trHeight w:val="280" w:hRule="atLeast"/>
          <w:tblHeader w:val="0"/>
        </w:trPr>
        <w:tc>
          <w:tcPr>
            <w:vAlign w:val="bottom"/>
          </w:tcPr>
          <w:p w:rsidR="00000000" w:rsidDel="00000000" w:rsidP="00000000" w:rsidRDefault="00000000" w:rsidRPr="00000000" w14:paraId="00000127">
            <w:pPr>
              <w:jc w:val="right"/>
              <w:rPr>
                <w:sz w:val="22"/>
                <w:szCs w:val="22"/>
              </w:rPr>
            </w:pPr>
            <w:r w:rsidDel="00000000" w:rsidR="00000000" w:rsidRPr="00000000">
              <w:rPr>
                <w:sz w:val="22"/>
                <w:szCs w:val="22"/>
                <w:rtl w:val="0"/>
              </w:rPr>
              <w:t xml:space="preserve">78</w:t>
            </w:r>
          </w:p>
        </w:tc>
        <w:tc>
          <w:tcPr>
            <w:vAlign w:val="bottom"/>
          </w:tcPr>
          <w:p w:rsidR="00000000" w:rsidDel="00000000" w:rsidP="00000000" w:rsidRDefault="00000000" w:rsidRPr="00000000" w14:paraId="00000128">
            <w:pPr>
              <w:rPr>
                <w:sz w:val="22"/>
                <w:szCs w:val="22"/>
              </w:rPr>
            </w:pPr>
            <w:r w:rsidDel="00000000" w:rsidR="00000000" w:rsidRPr="00000000">
              <w:rPr>
                <w:sz w:val="22"/>
                <w:szCs w:val="22"/>
                <w:rtl w:val="0"/>
              </w:rPr>
              <w:t xml:space="preserve">Zambia</w:t>
            </w:r>
          </w:p>
        </w:tc>
        <w:tc>
          <w:tcPr>
            <w:shd w:fill="faf1cd" w:val="clear"/>
            <w:vAlign w:val="bottom"/>
          </w:tcPr>
          <w:p w:rsidR="00000000" w:rsidDel="00000000" w:rsidP="00000000" w:rsidRDefault="00000000" w:rsidRPr="00000000" w14:paraId="00000129">
            <w:pPr>
              <w:jc w:val="right"/>
              <w:rPr>
                <w:sz w:val="22"/>
                <w:szCs w:val="22"/>
              </w:rPr>
            </w:pPr>
            <w:r w:rsidDel="00000000" w:rsidR="00000000" w:rsidRPr="00000000">
              <w:rPr>
                <w:sz w:val="22"/>
                <w:szCs w:val="22"/>
                <w:rtl w:val="0"/>
              </w:rPr>
              <w:t xml:space="preserve">71.2588</w:t>
            </w:r>
          </w:p>
        </w:tc>
      </w:tr>
      <w:tr>
        <w:trPr>
          <w:cantSplit w:val="0"/>
          <w:trHeight w:val="280" w:hRule="atLeast"/>
          <w:tblHeader w:val="0"/>
        </w:trPr>
        <w:tc>
          <w:tcPr>
            <w:shd w:fill="c0e6f5" w:val="clear"/>
            <w:vAlign w:val="bottom"/>
          </w:tcPr>
          <w:p w:rsidR="00000000" w:rsidDel="00000000" w:rsidP="00000000" w:rsidRDefault="00000000" w:rsidRPr="00000000" w14:paraId="0000012A">
            <w:pPr>
              <w:jc w:val="right"/>
              <w:rPr>
                <w:sz w:val="22"/>
                <w:szCs w:val="22"/>
              </w:rPr>
            </w:pPr>
            <w:r w:rsidDel="00000000" w:rsidR="00000000" w:rsidRPr="00000000">
              <w:rPr>
                <w:sz w:val="22"/>
                <w:szCs w:val="22"/>
                <w:rtl w:val="0"/>
              </w:rPr>
              <w:t xml:space="preserve">79</w:t>
            </w:r>
          </w:p>
        </w:tc>
        <w:tc>
          <w:tcPr>
            <w:shd w:fill="c0e6f5" w:val="clear"/>
            <w:vAlign w:val="bottom"/>
          </w:tcPr>
          <w:p w:rsidR="00000000" w:rsidDel="00000000" w:rsidP="00000000" w:rsidRDefault="00000000" w:rsidRPr="00000000" w14:paraId="0000012B">
            <w:pPr>
              <w:rPr>
                <w:sz w:val="22"/>
                <w:szCs w:val="22"/>
              </w:rPr>
            </w:pPr>
            <w:r w:rsidDel="00000000" w:rsidR="00000000" w:rsidRPr="00000000">
              <w:rPr>
                <w:sz w:val="22"/>
                <w:szCs w:val="22"/>
                <w:rtl w:val="0"/>
              </w:rPr>
              <w:t xml:space="preserve">Croatia</w:t>
            </w:r>
          </w:p>
        </w:tc>
        <w:tc>
          <w:tcPr>
            <w:shd w:fill="fbf1cd" w:val="clear"/>
            <w:vAlign w:val="bottom"/>
          </w:tcPr>
          <w:p w:rsidR="00000000" w:rsidDel="00000000" w:rsidP="00000000" w:rsidRDefault="00000000" w:rsidRPr="00000000" w14:paraId="0000012C">
            <w:pPr>
              <w:jc w:val="right"/>
              <w:rPr>
                <w:sz w:val="22"/>
                <w:szCs w:val="22"/>
              </w:rPr>
            </w:pPr>
            <w:r w:rsidDel="00000000" w:rsidR="00000000" w:rsidRPr="00000000">
              <w:rPr>
                <w:sz w:val="22"/>
                <w:szCs w:val="22"/>
                <w:rtl w:val="0"/>
              </w:rPr>
              <w:t xml:space="preserve">70.9584</w:t>
            </w:r>
          </w:p>
        </w:tc>
      </w:tr>
      <w:tr>
        <w:trPr>
          <w:cantSplit w:val="0"/>
          <w:trHeight w:val="280" w:hRule="atLeast"/>
          <w:tblHeader w:val="0"/>
        </w:trPr>
        <w:tc>
          <w:tcPr>
            <w:vAlign w:val="bottom"/>
          </w:tcPr>
          <w:p w:rsidR="00000000" w:rsidDel="00000000" w:rsidP="00000000" w:rsidRDefault="00000000" w:rsidRPr="00000000" w14:paraId="0000012D">
            <w:pPr>
              <w:jc w:val="right"/>
              <w:rPr>
                <w:sz w:val="22"/>
                <w:szCs w:val="22"/>
              </w:rPr>
            </w:pPr>
            <w:r w:rsidDel="00000000" w:rsidR="00000000" w:rsidRPr="00000000">
              <w:rPr>
                <w:sz w:val="22"/>
                <w:szCs w:val="22"/>
                <w:rtl w:val="0"/>
              </w:rPr>
              <w:t xml:space="preserve">80</w:t>
            </w:r>
          </w:p>
        </w:tc>
        <w:tc>
          <w:tcPr>
            <w:vAlign w:val="bottom"/>
          </w:tcPr>
          <w:p w:rsidR="00000000" w:rsidDel="00000000" w:rsidP="00000000" w:rsidRDefault="00000000" w:rsidRPr="00000000" w14:paraId="0000012E">
            <w:pPr>
              <w:rPr>
                <w:sz w:val="22"/>
                <w:szCs w:val="22"/>
              </w:rPr>
            </w:pPr>
            <w:r w:rsidDel="00000000" w:rsidR="00000000" w:rsidRPr="00000000">
              <w:rPr>
                <w:sz w:val="22"/>
                <w:szCs w:val="22"/>
                <w:rtl w:val="0"/>
              </w:rPr>
              <w:t xml:space="preserve">Ireland</w:t>
            </w:r>
          </w:p>
        </w:tc>
        <w:tc>
          <w:tcPr>
            <w:shd w:fill="fbf1cd" w:val="clear"/>
            <w:vAlign w:val="bottom"/>
          </w:tcPr>
          <w:p w:rsidR="00000000" w:rsidDel="00000000" w:rsidP="00000000" w:rsidRDefault="00000000" w:rsidRPr="00000000" w14:paraId="0000012F">
            <w:pPr>
              <w:jc w:val="right"/>
              <w:rPr>
                <w:sz w:val="22"/>
                <w:szCs w:val="22"/>
              </w:rPr>
            </w:pPr>
            <w:r w:rsidDel="00000000" w:rsidR="00000000" w:rsidRPr="00000000">
              <w:rPr>
                <w:sz w:val="22"/>
                <w:szCs w:val="22"/>
                <w:rtl w:val="0"/>
              </w:rPr>
              <w:t xml:space="preserve">70.8260</w:t>
            </w:r>
          </w:p>
        </w:tc>
      </w:tr>
      <w:tr>
        <w:trPr>
          <w:cantSplit w:val="0"/>
          <w:trHeight w:val="280" w:hRule="atLeast"/>
          <w:tblHeader w:val="0"/>
        </w:trPr>
        <w:tc>
          <w:tcPr>
            <w:shd w:fill="c0e6f5" w:val="clear"/>
            <w:vAlign w:val="bottom"/>
          </w:tcPr>
          <w:p w:rsidR="00000000" w:rsidDel="00000000" w:rsidP="00000000" w:rsidRDefault="00000000" w:rsidRPr="00000000" w14:paraId="00000130">
            <w:pPr>
              <w:jc w:val="right"/>
              <w:rPr>
                <w:sz w:val="22"/>
                <w:szCs w:val="22"/>
              </w:rPr>
            </w:pPr>
            <w:r w:rsidDel="00000000" w:rsidR="00000000" w:rsidRPr="00000000">
              <w:rPr>
                <w:sz w:val="22"/>
                <w:szCs w:val="22"/>
                <w:rtl w:val="0"/>
              </w:rPr>
              <w:t xml:space="preserve">81</w:t>
            </w:r>
          </w:p>
        </w:tc>
        <w:tc>
          <w:tcPr>
            <w:shd w:fill="c0e6f5" w:val="clear"/>
            <w:vAlign w:val="bottom"/>
          </w:tcPr>
          <w:p w:rsidR="00000000" w:rsidDel="00000000" w:rsidP="00000000" w:rsidRDefault="00000000" w:rsidRPr="00000000" w14:paraId="00000131">
            <w:pPr>
              <w:rPr>
                <w:sz w:val="22"/>
                <w:szCs w:val="22"/>
              </w:rPr>
            </w:pPr>
            <w:r w:rsidDel="00000000" w:rsidR="00000000" w:rsidRPr="00000000">
              <w:rPr>
                <w:sz w:val="22"/>
                <w:szCs w:val="22"/>
                <w:rtl w:val="0"/>
              </w:rPr>
              <w:t xml:space="preserve">Viet Nam</w:t>
            </w:r>
          </w:p>
        </w:tc>
        <w:tc>
          <w:tcPr>
            <w:shd w:fill="fbf1cd" w:val="clear"/>
            <w:vAlign w:val="bottom"/>
          </w:tcPr>
          <w:p w:rsidR="00000000" w:rsidDel="00000000" w:rsidP="00000000" w:rsidRDefault="00000000" w:rsidRPr="00000000" w14:paraId="00000132">
            <w:pPr>
              <w:jc w:val="right"/>
              <w:rPr>
                <w:sz w:val="22"/>
                <w:szCs w:val="22"/>
              </w:rPr>
            </w:pPr>
            <w:r w:rsidDel="00000000" w:rsidR="00000000" w:rsidRPr="00000000">
              <w:rPr>
                <w:sz w:val="22"/>
                <w:szCs w:val="22"/>
                <w:rtl w:val="0"/>
              </w:rPr>
              <w:t xml:space="preserve">70.6776</w:t>
            </w:r>
          </w:p>
        </w:tc>
      </w:tr>
      <w:tr>
        <w:trPr>
          <w:cantSplit w:val="0"/>
          <w:trHeight w:val="280" w:hRule="atLeast"/>
          <w:tblHeader w:val="0"/>
        </w:trPr>
        <w:tc>
          <w:tcPr>
            <w:vAlign w:val="bottom"/>
          </w:tcPr>
          <w:p w:rsidR="00000000" w:rsidDel="00000000" w:rsidP="00000000" w:rsidRDefault="00000000" w:rsidRPr="00000000" w14:paraId="00000133">
            <w:pPr>
              <w:jc w:val="right"/>
              <w:rPr>
                <w:sz w:val="22"/>
                <w:szCs w:val="22"/>
              </w:rPr>
            </w:pPr>
            <w:r w:rsidDel="00000000" w:rsidR="00000000" w:rsidRPr="00000000">
              <w:rPr>
                <w:sz w:val="22"/>
                <w:szCs w:val="22"/>
                <w:rtl w:val="0"/>
              </w:rPr>
              <w:t xml:space="preserve">82</w:t>
            </w:r>
          </w:p>
        </w:tc>
        <w:tc>
          <w:tcPr>
            <w:vAlign w:val="bottom"/>
          </w:tcPr>
          <w:p w:rsidR="00000000" w:rsidDel="00000000" w:rsidP="00000000" w:rsidRDefault="00000000" w:rsidRPr="00000000" w14:paraId="00000134">
            <w:pPr>
              <w:rPr>
                <w:sz w:val="22"/>
                <w:szCs w:val="22"/>
              </w:rPr>
            </w:pPr>
            <w:r w:rsidDel="00000000" w:rsidR="00000000" w:rsidRPr="00000000">
              <w:rPr>
                <w:sz w:val="22"/>
                <w:szCs w:val="22"/>
                <w:rtl w:val="0"/>
              </w:rPr>
              <w:t xml:space="preserve">Belarus</w:t>
            </w:r>
          </w:p>
        </w:tc>
        <w:tc>
          <w:tcPr>
            <w:shd w:fill="fbf1cd" w:val="clear"/>
            <w:vAlign w:val="bottom"/>
          </w:tcPr>
          <w:p w:rsidR="00000000" w:rsidDel="00000000" w:rsidP="00000000" w:rsidRDefault="00000000" w:rsidRPr="00000000" w14:paraId="00000135">
            <w:pPr>
              <w:jc w:val="right"/>
              <w:rPr>
                <w:sz w:val="22"/>
                <w:szCs w:val="22"/>
              </w:rPr>
            </w:pPr>
            <w:r w:rsidDel="00000000" w:rsidR="00000000" w:rsidRPr="00000000">
              <w:rPr>
                <w:sz w:val="22"/>
                <w:szCs w:val="22"/>
                <w:rtl w:val="0"/>
              </w:rPr>
              <w:t xml:space="preserve">70.5370</w:t>
            </w:r>
          </w:p>
        </w:tc>
      </w:tr>
      <w:tr>
        <w:trPr>
          <w:cantSplit w:val="0"/>
          <w:trHeight w:val="280" w:hRule="atLeast"/>
          <w:tblHeader w:val="0"/>
        </w:trPr>
        <w:tc>
          <w:tcPr>
            <w:shd w:fill="c0e6f5" w:val="clear"/>
            <w:vAlign w:val="bottom"/>
          </w:tcPr>
          <w:p w:rsidR="00000000" w:rsidDel="00000000" w:rsidP="00000000" w:rsidRDefault="00000000" w:rsidRPr="00000000" w14:paraId="00000136">
            <w:pPr>
              <w:jc w:val="right"/>
              <w:rPr>
                <w:sz w:val="22"/>
                <w:szCs w:val="22"/>
              </w:rPr>
            </w:pPr>
            <w:r w:rsidDel="00000000" w:rsidR="00000000" w:rsidRPr="00000000">
              <w:rPr>
                <w:sz w:val="22"/>
                <w:szCs w:val="22"/>
                <w:rtl w:val="0"/>
              </w:rPr>
              <w:t xml:space="preserve">83</w:t>
            </w:r>
          </w:p>
        </w:tc>
        <w:tc>
          <w:tcPr>
            <w:shd w:fill="c0e6f5" w:val="clear"/>
            <w:vAlign w:val="bottom"/>
          </w:tcPr>
          <w:p w:rsidR="00000000" w:rsidDel="00000000" w:rsidP="00000000" w:rsidRDefault="00000000" w:rsidRPr="00000000" w14:paraId="00000137">
            <w:pPr>
              <w:rPr>
                <w:sz w:val="22"/>
                <w:szCs w:val="22"/>
              </w:rPr>
            </w:pPr>
            <w:r w:rsidDel="00000000" w:rsidR="00000000" w:rsidRPr="00000000">
              <w:rPr>
                <w:sz w:val="22"/>
                <w:szCs w:val="22"/>
                <w:rtl w:val="0"/>
              </w:rPr>
              <w:t xml:space="preserve">Ecuador</w:t>
            </w:r>
          </w:p>
        </w:tc>
        <w:tc>
          <w:tcPr>
            <w:shd w:fill="fcf1cd" w:val="clear"/>
            <w:vAlign w:val="bottom"/>
          </w:tcPr>
          <w:p w:rsidR="00000000" w:rsidDel="00000000" w:rsidP="00000000" w:rsidRDefault="00000000" w:rsidRPr="00000000" w14:paraId="00000138">
            <w:pPr>
              <w:jc w:val="right"/>
              <w:rPr>
                <w:sz w:val="22"/>
                <w:szCs w:val="22"/>
              </w:rPr>
            </w:pPr>
            <w:r w:rsidDel="00000000" w:rsidR="00000000" w:rsidRPr="00000000">
              <w:rPr>
                <w:sz w:val="22"/>
                <w:szCs w:val="22"/>
                <w:rtl w:val="0"/>
              </w:rPr>
              <w:t xml:space="preserve">70.3323</w:t>
            </w:r>
          </w:p>
        </w:tc>
      </w:tr>
      <w:tr>
        <w:trPr>
          <w:cantSplit w:val="0"/>
          <w:trHeight w:val="280" w:hRule="atLeast"/>
          <w:tblHeader w:val="0"/>
        </w:trPr>
        <w:tc>
          <w:tcPr>
            <w:vAlign w:val="bottom"/>
          </w:tcPr>
          <w:p w:rsidR="00000000" w:rsidDel="00000000" w:rsidP="00000000" w:rsidRDefault="00000000" w:rsidRPr="00000000" w14:paraId="00000139">
            <w:pPr>
              <w:jc w:val="right"/>
              <w:rPr>
                <w:sz w:val="22"/>
                <w:szCs w:val="22"/>
              </w:rPr>
            </w:pPr>
            <w:r w:rsidDel="00000000" w:rsidR="00000000" w:rsidRPr="00000000">
              <w:rPr>
                <w:sz w:val="22"/>
                <w:szCs w:val="22"/>
                <w:rtl w:val="0"/>
              </w:rPr>
              <w:t xml:space="preserve">84</w:t>
            </w:r>
          </w:p>
        </w:tc>
        <w:tc>
          <w:tcPr>
            <w:vAlign w:val="bottom"/>
          </w:tcPr>
          <w:p w:rsidR="00000000" w:rsidDel="00000000" w:rsidP="00000000" w:rsidRDefault="00000000" w:rsidRPr="00000000" w14:paraId="0000013A">
            <w:pPr>
              <w:rPr>
                <w:sz w:val="22"/>
                <w:szCs w:val="22"/>
              </w:rPr>
            </w:pPr>
            <w:r w:rsidDel="00000000" w:rsidR="00000000" w:rsidRPr="00000000">
              <w:rPr>
                <w:sz w:val="22"/>
                <w:szCs w:val="22"/>
                <w:rtl w:val="0"/>
              </w:rPr>
              <w:t xml:space="preserve">Laos</w:t>
            </w:r>
          </w:p>
        </w:tc>
        <w:tc>
          <w:tcPr>
            <w:shd w:fill="fcf1cd" w:val="clear"/>
            <w:vAlign w:val="bottom"/>
          </w:tcPr>
          <w:p w:rsidR="00000000" w:rsidDel="00000000" w:rsidP="00000000" w:rsidRDefault="00000000" w:rsidRPr="00000000" w14:paraId="0000013B">
            <w:pPr>
              <w:jc w:val="right"/>
              <w:rPr>
                <w:sz w:val="22"/>
                <w:szCs w:val="22"/>
              </w:rPr>
            </w:pPr>
            <w:r w:rsidDel="00000000" w:rsidR="00000000" w:rsidRPr="00000000">
              <w:rPr>
                <w:sz w:val="22"/>
                <w:szCs w:val="22"/>
                <w:rtl w:val="0"/>
              </w:rPr>
              <w:t xml:space="preserve">70.2507</w:t>
            </w:r>
          </w:p>
        </w:tc>
      </w:tr>
      <w:tr>
        <w:trPr>
          <w:cantSplit w:val="0"/>
          <w:trHeight w:val="280" w:hRule="atLeast"/>
          <w:tblHeader w:val="0"/>
        </w:trPr>
        <w:tc>
          <w:tcPr>
            <w:shd w:fill="c0e6f5" w:val="clear"/>
            <w:vAlign w:val="bottom"/>
          </w:tcPr>
          <w:p w:rsidR="00000000" w:rsidDel="00000000" w:rsidP="00000000" w:rsidRDefault="00000000" w:rsidRPr="00000000" w14:paraId="0000013C">
            <w:pPr>
              <w:jc w:val="right"/>
              <w:rPr>
                <w:sz w:val="22"/>
                <w:szCs w:val="22"/>
              </w:rPr>
            </w:pPr>
            <w:r w:rsidDel="00000000" w:rsidR="00000000" w:rsidRPr="00000000">
              <w:rPr>
                <w:sz w:val="22"/>
                <w:szCs w:val="22"/>
                <w:rtl w:val="0"/>
              </w:rPr>
              <w:t xml:space="preserve">85</w:t>
            </w:r>
          </w:p>
        </w:tc>
        <w:tc>
          <w:tcPr>
            <w:shd w:fill="c0e6f5" w:val="clear"/>
            <w:vAlign w:val="bottom"/>
          </w:tcPr>
          <w:p w:rsidR="00000000" w:rsidDel="00000000" w:rsidP="00000000" w:rsidRDefault="00000000" w:rsidRPr="00000000" w14:paraId="0000013D">
            <w:pPr>
              <w:rPr>
                <w:sz w:val="22"/>
                <w:szCs w:val="22"/>
              </w:rPr>
            </w:pPr>
            <w:r w:rsidDel="00000000" w:rsidR="00000000" w:rsidRPr="00000000">
              <w:rPr>
                <w:sz w:val="22"/>
                <w:szCs w:val="22"/>
                <w:rtl w:val="0"/>
              </w:rPr>
              <w:t xml:space="preserve">Georgia</w:t>
            </w:r>
          </w:p>
        </w:tc>
        <w:tc>
          <w:tcPr>
            <w:shd w:fill="fcf1cd" w:val="clear"/>
            <w:vAlign w:val="bottom"/>
          </w:tcPr>
          <w:p w:rsidR="00000000" w:rsidDel="00000000" w:rsidP="00000000" w:rsidRDefault="00000000" w:rsidRPr="00000000" w14:paraId="0000013E">
            <w:pPr>
              <w:jc w:val="right"/>
              <w:rPr>
                <w:sz w:val="22"/>
                <w:szCs w:val="22"/>
              </w:rPr>
            </w:pPr>
            <w:r w:rsidDel="00000000" w:rsidR="00000000" w:rsidRPr="00000000">
              <w:rPr>
                <w:sz w:val="22"/>
                <w:szCs w:val="22"/>
                <w:rtl w:val="0"/>
              </w:rPr>
              <w:t xml:space="preserve">70.1231</w:t>
            </w:r>
          </w:p>
        </w:tc>
      </w:tr>
      <w:tr>
        <w:trPr>
          <w:cantSplit w:val="0"/>
          <w:trHeight w:val="280" w:hRule="atLeast"/>
          <w:tblHeader w:val="0"/>
        </w:trPr>
        <w:tc>
          <w:tcPr>
            <w:vAlign w:val="bottom"/>
          </w:tcPr>
          <w:p w:rsidR="00000000" w:rsidDel="00000000" w:rsidP="00000000" w:rsidRDefault="00000000" w:rsidRPr="00000000" w14:paraId="0000013F">
            <w:pPr>
              <w:jc w:val="right"/>
              <w:rPr>
                <w:sz w:val="22"/>
                <w:szCs w:val="22"/>
              </w:rPr>
            </w:pPr>
            <w:r w:rsidDel="00000000" w:rsidR="00000000" w:rsidRPr="00000000">
              <w:rPr>
                <w:sz w:val="22"/>
                <w:szCs w:val="22"/>
                <w:rtl w:val="0"/>
              </w:rPr>
              <w:t xml:space="preserve">86</w:t>
            </w:r>
          </w:p>
        </w:tc>
        <w:tc>
          <w:tcPr>
            <w:vAlign w:val="bottom"/>
          </w:tcPr>
          <w:p w:rsidR="00000000" w:rsidDel="00000000" w:rsidP="00000000" w:rsidRDefault="00000000" w:rsidRPr="00000000" w14:paraId="00000140">
            <w:pPr>
              <w:rPr>
                <w:sz w:val="22"/>
                <w:szCs w:val="22"/>
              </w:rPr>
            </w:pPr>
            <w:r w:rsidDel="00000000" w:rsidR="00000000" w:rsidRPr="00000000">
              <w:rPr>
                <w:sz w:val="22"/>
                <w:szCs w:val="22"/>
                <w:rtl w:val="0"/>
              </w:rPr>
              <w:t xml:space="preserve">Zimbabwe</w:t>
            </w:r>
          </w:p>
        </w:tc>
        <w:tc>
          <w:tcPr>
            <w:shd w:fill="fcf1cd" w:val="clear"/>
            <w:vAlign w:val="bottom"/>
          </w:tcPr>
          <w:p w:rsidR="00000000" w:rsidDel="00000000" w:rsidP="00000000" w:rsidRDefault="00000000" w:rsidRPr="00000000" w14:paraId="00000141">
            <w:pPr>
              <w:jc w:val="right"/>
              <w:rPr>
                <w:sz w:val="22"/>
                <w:szCs w:val="22"/>
              </w:rPr>
            </w:pPr>
            <w:r w:rsidDel="00000000" w:rsidR="00000000" w:rsidRPr="00000000">
              <w:rPr>
                <w:sz w:val="22"/>
                <w:szCs w:val="22"/>
                <w:rtl w:val="0"/>
              </w:rPr>
              <w:t xml:space="preserve">70.1133</w:t>
            </w:r>
          </w:p>
        </w:tc>
      </w:tr>
      <w:tr>
        <w:trPr>
          <w:cantSplit w:val="0"/>
          <w:trHeight w:val="280" w:hRule="atLeast"/>
          <w:tblHeader w:val="0"/>
        </w:trPr>
        <w:tc>
          <w:tcPr>
            <w:shd w:fill="c0e6f5" w:val="clear"/>
            <w:vAlign w:val="bottom"/>
          </w:tcPr>
          <w:p w:rsidR="00000000" w:rsidDel="00000000" w:rsidP="00000000" w:rsidRDefault="00000000" w:rsidRPr="00000000" w14:paraId="00000142">
            <w:pPr>
              <w:jc w:val="right"/>
              <w:rPr>
                <w:sz w:val="22"/>
                <w:szCs w:val="22"/>
              </w:rPr>
            </w:pPr>
            <w:r w:rsidDel="00000000" w:rsidR="00000000" w:rsidRPr="00000000">
              <w:rPr>
                <w:sz w:val="22"/>
                <w:szCs w:val="22"/>
                <w:rtl w:val="0"/>
              </w:rPr>
              <w:t xml:space="preserve">87</w:t>
            </w:r>
          </w:p>
        </w:tc>
        <w:tc>
          <w:tcPr>
            <w:shd w:fill="c0e6f5" w:val="clear"/>
            <w:vAlign w:val="bottom"/>
          </w:tcPr>
          <w:p w:rsidR="00000000" w:rsidDel="00000000" w:rsidP="00000000" w:rsidRDefault="00000000" w:rsidRPr="00000000" w14:paraId="00000143">
            <w:pPr>
              <w:rPr>
                <w:sz w:val="22"/>
                <w:szCs w:val="22"/>
              </w:rPr>
            </w:pPr>
            <w:r w:rsidDel="00000000" w:rsidR="00000000" w:rsidRPr="00000000">
              <w:rPr>
                <w:sz w:val="22"/>
                <w:szCs w:val="22"/>
                <w:rtl w:val="0"/>
              </w:rPr>
              <w:t xml:space="preserve">Guyana</w:t>
            </w:r>
          </w:p>
        </w:tc>
        <w:tc>
          <w:tcPr>
            <w:shd w:fill="fdf2cc" w:val="clear"/>
            <w:vAlign w:val="bottom"/>
          </w:tcPr>
          <w:p w:rsidR="00000000" w:rsidDel="00000000" w:rsidP="00000000" w:rsidRDefault="00000000" w:rsidRPr="00000000" w14:paraId="00000144">
            <w:pPr>
              <w:jc w:val="right"/>
              <w:rPr>
                <w:sz w:val="22"/>
                <w:szCs w:val="22"/>
              </w:rPr>
            </w:pPr>
            <w:r w:rsidDel="00000000" w:rsidR="00000000" w:rsidRPr="00000000">
              <w:rPr>
                <w:sz w:val="22"/>
                <w:szCs w:val="22"/>
                <w:rtl w:val="0"/>
              </w:rPr>
              <w:t xml:space="preserve">69.4425</w:t>
            </w:r>
          </w:p>
        </w:tc>
      </w:tr>
      <w:tr>
        <w:trPr>
          <w:cantSplit w:val="0"/>
          <w:trHeight w:val="280" w:hRule="atLeast"/>
          <w:tblHeader w:val="0"/>
        </w:trPr>
        <w:tc>
          <w:tcPr>
            <w:vAlign w:val="bottom"/>
          </w:tcPr>
          <w:p w:rsidR="00000000" w:rsidDel="00000000" w:rsidP="00000000" w:rsidRDefault="00000000" w:rsidRPr="00000000" w14:paraId="00000145">
            <w:pPr>
              <w:jc w:val="right"/>
              <w:rPr>
                <w:sz w:val="22"/>
                <w:szCs w:val="22"/>
              </w:rPr>
            </w:pPr>
            <w:r w:rsidDel="00000000" w:rsidR="00000000" w:rsidRPr="00000000">
              <w:rPr>
                <w:sz w:val="22"/>
                <w:szCs w:val="22"/>
                <w:rtl w:val="0"/>
              </w:rPr>
              <w:t xml:space="preserve">88</w:t>
            </w:r>
          </w:p>
        </w:tc>
        <w:tc>
          <w:tcPr>
            <w:vAlign w:val="bottom"/>
          </w:tcPr>
          <w:p w:rsidR="00000000" w:rsidDel="00000000" w:rsidP="00000000" w:rsidRDefault="00000000" w:rsidRPr="00000000" w14:paraId="00000146">
            <w:pPr>
              <w:rPr>
                <w:sz w:val="22"/>
                <w:szCs w:val="22"/>
              </w:rPr>
            </w:pPr>
            <w:r w:rsidDel="00000000" w:rsidR="00000000" w:rsidRPr="00000000">
              <w:rPr>
                <w:sz w:val="22"/>
                <w:szCs w:val="22"/>
                <w:rtl w:val="0"/>
              </w:rPr>
              <w:t xml:space="preserve">Equatorial Guinea</w:t>
            </w:r>
          </w:p>
        </w:tc>
        <w:tc>
          <w:tcPr>
            <w:shd w:fill="fef2cc" w:val="clear"/>
            <w:vAlign w:val="bottom"/>
          </w:tcPr>
          <w:p w:rsidR="00000000" w:rsidDel="00000000" w:rsidP="00000000" w:rsidRDefault="00000000" w:rsidRPr="00000000" w14:paraId="00000147">
            <w:pPr>
              <w:jc w:val="right"/>
              <w:rPr>
                <w:sz w:val="22"/>
                <w:szCs w:val="22"/>
              </w:rPr>
            </w:pPr>
            <w:r w:rsidDel="00000000" w:rsidR="00000000" w:rsidRPr="00000000">
              <w:rPr>
                <w:sz w:val="22"/>
                <w:szCs w:val="22"/>
                <w:rtl w:val="0"/>
              </w:rPr>
              <w:t xml:space="preserve">69.3064</w:t>
            </w:r>
          </w:p>
        </w:tc>
      </w:tr>
      <w:tr>
        <w:trPr>
          <w:cantSplit w:val="0"/>
          <w:trHeight w:val="280" w:hRule="atLeast"/>
          <w:tblHeader w:val="0"/>
        </w:trPr>
        <w:tc>
          <w:tcPr>
            <w:shd w:fill="c0e6f5" w:val="clear"/>
            <w:vAlign w:val="bottom"/>
          </w:tcPr>
          <w:p w:rsidR="00000000" w:rsidDel="00000000" w:rsidP="00000000" w:rsidRDefault="00000000" w:rsidRPr="00000000" w14:paraId="00000148">
            <w:pPr>
              <w:jc w:val="right"/>
              <w:rPr>
                <w:sz w:val="22"/>
                <w:szCs w:val="22"/>
              </w:rPr>
            </w:pPr>
            <w:r w:rsidDel="00000000" w:rsidR="00000000" w:rsidRPr="00000000">
              <w:rPr>
                <w:sz w:val="22"/>
                <w:szCs w:val="22"/>
                <w:rtl w:val="0"/>
              </w:rPr>
              <w:t xml:space="preserve">89</w:t>
            </w:r>
          </w:p>
        </w:tc>
        <w:tc>
          <w:tcPr>
            <w:shd w:fill="c0e6f5" w:val="clear"/>
            <w:vAlign w:val="bottom"/>
          </w:tcPr>
          <w:p w:rsidR="00000000" w:rsidDel="00000000" w:rsidP="00000000" w:rsidRDefault="00000000" w:rsidRPr="00000000" w14:paraId="00000149">
            <w:pPr>
              <w:rPr>
                <w:sz w:val="22"/>
                <w:szCs w:val="22"/>
              </w:rPr>
            </w:pPr>
            <w:r w:rsidDel="00000000" w:rsidR="00000000" w:rsidRPr="00000000">
              <w:rPr>
                <w:sz w:val="22"/>
                <w:szCs w:val="22"/>
                <w:rtl w:val="0"/>
              </w:rPr>
              <w:t xml:space="preserve">Netherlands</w:t>
            </w:r>
          </w:p>
        </w:tc>
        <w:tc>
          <w:tcPr>
            <w:shd w:fill="fef2cc" w:val="clear"/>
            <w:vAlign w:val="bottom"/>
          </w:tcPr>
          <w:p w:rsidR="00000000" w:rsidDel="00000000" w:rsidP="00000000" w:rsidRDefault="00000000" w:rsidRPr="00000000" w14:paraId="0000014A">
            <w:pPr>
              <w:jc w:val="right"/>
              <w:rPr>
                <w:sz w:val="22"/>
                <w:szCs w:val="22"/>
              </w:rPr>
            </w:pPr>
            <w:r w:rsidDel="00000000" w:rsidR="00000000" w:rsidRPr="00000000">
              <w:rPr>
                <w:sz w:val="22"/>
                <w:szCs w:val="22"/>
                <w:rtl w:val="0"/>
              </w:rPr>
              <w:t xml:space="preserve">69.1262</w:t>
            </w:r>
          </w:p>
        </w:tc>
      </w:tr>
      <w:tr>
        <w:trPr>
          <w:cantSplit w:val="0"/>
          <w:trHeight w:val="280" w:hRule="atLeast"/>
          <w:tblHeader w:val="0"/>
        </w:trPr>
        <w:tc>
          <w:tcPr>
            <w:vAlign w:val="bottom"/>
          </w:tcPr>
          <w:p w:rsidR="00000000" w:rsidDel="00000000" w:rsidP="00000000" w:rsidRDefault="00000000" w:rsidRPr="00000000" w14:paraId="0000014B">
            <w:pPr>
              <w:jc w:val="right"/>
              <w:rPr>
                <w:sz w:val="22"/>
                <w:szCs w:val="22"/>
              </w:rPr>
            </w:pPr>
            <w:r w:rsidDel="00000000" w:rsidR="00000000" w:rsidRPr="00000000">
              <w:rPr>
                <w:sz w:val="22"/>
                <w:szCs w:val="22"/>
                <w:rtl w:val="0"/>
              </w:rPr>
              <w:t xml:space="preserve">90</w:t>
            </w:r>
          </w:p>
        </w:tc>
        <w:tc>
          <w:tcPr>
            <w:vAlign w:val="bottom"/>
          </w:tcPr>
          <w:p w:rsidR="00000000" w:rsidDel="00000000" w:rsidP="00000000" w:rsidRDefault="00000000" w:rsidRPr="00000000" w14:paraId="0000014C">
            <w:pPr>
              <w:rPr>
                <w:sz w:val="22"/>
                <w:szCs w:val="22"/>
              </w:rPr>
            </w:pPr>
            <w:r w:rsidDel="00000000" w:rsidR="00000000" w:rsidRPr="00000000">
              <w:rPr>
                <w:sz w:val="22"/>
                <w:szCs w:val="22"/>
                <w:rtl w:val="0"/>
              </w:rPr>
              <w:t xml:space="preserve">Eswatini</w:t>
            </w:r>
          </w:p>
        </w:tc>
        <w:tc>
          <w:tcPr>
            <w:shd w:fill="fef2cc" w:val="clear"/>
            <w:vAlign w:val="bottom"/>
          </w:tcPr>
          <w:p w:rsidR="00000000" w:rsidDel="00000000" w:rsidP="00000000" w:rsidRDefault="00000000" w:rsidRPr="00000000" w14:paraId="0000014D">
            <w:pPr>
              <w:jc w:val="right"/>
              <w:rPr>
                <w:sz w:val="22"/>
                <w:szCs w:val="22"/>
              </w:rPr>
            </w:pPr>
            <w:r w:rsidDel="00000000" w:rsidR="00000000" w:rsidRPr="00000000">
              <w:rPr>
                <w:sz w:val="22"/>
                <w:szCs w:val="22"/>
                <w:rtl w:val="0"/>
              </w:rPr>
              <w:t xml:space="preserve">69.0349</w:t>
            </w:r>
          </w:p>
        </w:tc>
      </w:tr>
      <w:tr>
        <w:trPr>
          <w:cantSplit w:val="0"/>
          <w:trHeight w:val="280" w:hRule="atLeast"/>
          <w:tblHeader w:val="0"/>
        </w:trPr>
        <w:tc>
          <w:tcPr>
            <w:shd w:fill="c0e6f5" w:val="clear"/>
            <w:vAlign w:val="bottom"/>
          </w:tcPr>
          <w:p w:rsidR="00000000" w:rsidDel="00000000" w:rsidP="00000000" w:rsidRDefault="00000000" w:rsidRPr="00000000" w14:paraId="0000014E">
            <w:pPr>
              <w:jc w:val="right"/>
              <w:rPr>
                <w:sz w:val="22"/>
                <w:szCs w:val="22"/>
              </w:rPr>
            </w:pPr>
            <w:r w:rsidDel="00000000" w:rsidR="00000000" w:rsidRPr="00000000">
              <w:rPr>
                <w:sz w:val="22"/>
                <w:szCs w:val="22"/>
                <w:rtl w:val="0"/>
              </w:rPr>
              <w:t xml:space="preserve">91</w:t>
            </w:r>
          </w:p>
        </w:tc>
        <w:tc>
          <w:tcPr>
            <w:shd w:fill="c0e6f5" w:val="clear"/>
            <w:vAlign w:val="bottom"/>
          </w:tcPr>
          <w:p w:rsidR="00000000" w:rsidDel="00000000" w:rsidP="00000000" w:rsidRDefault="00000000" w:rsidRPr="00000000" w14:paraId="0000014F">
            <w:pPr>
              <w:rPr>
                <w:sz w:val="22"/>
                <w:szCs w:val="22"/>
              </w:rPr>
            </w:pPr>
            <w:r w:rsidDel="00000000" w:rsidR="00000000" w:rsidRPr="00000000">
              <w:rPr>
                <w:sz w:val="22"/>
                <w:szCs w:val="22"/>
                <w:rtl w:val="0"/>
              </w:rPr>
              <w:t xml:space="preserve">Papua New Guinea</w:t>
            </w:r>
          </w:p>
        </w:tc>
        <w:tc>
          <w:tcPr>
            <w:shd w:fill="fef2cc" w:val="clear"/>
            <w:vAlign w:val="bottom"/>
          </w:tcPr>
          <w:p w:rsidR="00000000" w:rsidDel="00000000" w:rsidP="00000000" w:rsidRDefault="00000000" w:rsidRPr="00000000" w14:paraId="00000150">
            <w:pPr>
              <w:jc w:val="right"/>
              <w:rPr>
                <w:sz w:val="22"/>
                <w:szCs w:val="22"/>
              </w:rPr>
            </w:pPr>
            <w:r w:rsidDel="00000000" w:rsidR="00000000" w:rsidRPr="00000000">
              <w:rPr>
                <w:sz w:val="22"/>
                <w:szCs w:val="22"/>
                <w:rtl w:val="0"/>
              </w:rPr>
              <w:t xml:space="preserve">68.9121</w:t>
            </w:r>
          </w:p>
        </w:tc>
      </w:tr>
      <w:tr>
        <w:trPr>
          <w:cantSplit w:val="0"/>
          <w:trHeight w:val="280" w:hRule="atLeast"/>
          <w:tblHeader w:val="0"/>
        </w:trPr>
        <w:tc>
          <w:tcPr>
            <w:vAlign w:val="bottom"/>
          </w:tcPr>
          <w:p w:rsidR="00000000" w:rsidDel="00000000" w:rsidP="00000000" w:rsidRDefault="00000000" w:rsidRPr="00000000" w14:paraId="00000151">
            <w:pPr>
              <w:jc w:val="right"/>
              <w:rPr>
                <w:sz w:val="22"/>
                <w:szCs w:val="22"/>
              </w:rPr>
            </w:pPr>
            <w:r w:rsidDel="00000000" w:rsidR="00000000" w:rsidRPr="00000000">
              <w:rPr>
                <w:sz w:val="22"/>
                <w:szCs w:val="22"/>
                <w:rtl w:val="0"/>
              </w:rPr>
              <w:t xml:space="preserve">92</w:t>
            </w:r>
          </w:p>
        </w:tc>
        <w:tc>
          <w:tcPr>
            <w:vAlign w:val="bottom"/>
          </w:tcPr>
          <w:p w:rsidR="00000000" w:rsidDel="00000000" w:rsidP="00000000" w:rsidRDefault="00000000" w:rsidRPr="00000000" w14:paraId="00000152">
            <w:pPr>
              <w:rPr>
                <w:sz w:val="22"/>
                <w:szCs w:val="22"/>
              </w:rPr>
            </w:pPr>
            <w:r w:rsidDel="00000000" w:rsidR="00000000" w:rsidRPr="00000000">
              <w:rPr>
                <w:sz w:val="22"/>
                <w:szCs w:val="22"/>
                <w:rtl w:val="0"/>
              </w:rPr>
              <w:t xml:space="preserve">North Macedonia</w:t>
            </w:r>
          </w:p>
        </w:tc>
        <w:tc>
          <w:tcPr>
            <w:shd w:fill="fef2cc" w:val="clear"/>
            <w:vAlign w:val="bottom"/>
          </w:tcPr>
          <w:p w:rsidR="00000000" w:rsidDel="00000000" w:rsidP="00000000" w:rsidRDefault="00000000" w:rsidRPr="00000000" w14:paraId="00000153">
            <w:pPr>
              <w:jc w:val="right"/>
              <w:rPr>
                <w:sz w:val="22"/>
                <w:szCs w:val="22"/>
              </w:rPr>
            </w:pPr>
            <w:r w:rsidDel="00000000" w:rsidR="00000000" w:rsidRPr="00000000">
              <w:rPr>
                <w:sz w:val="22"/>
                <w:szCs w:val="22"/>
                <w:rtl w:val="0"/>
              </w:rPr>
              <w:t xml:space="preserve">68.8909</w:t>
            </w:r>
          </w:p>
        </w:tc>
      </w:tr>
      <w:tr>
        <w:trPr>
          <w:cantSplit w:val="0"/>
          <w:trHeight w:val="280" w:hRule="atLeast"/>
          <w:tblHeader w:val="0"/>
        </w:trPr>
        <w:tc>
          <w:tcPr>
            <w:shd w:fill="c0e6f5" w:val="clear"/>
            <w:vAlign w:val="bottom"/>
          </w:tcPr>
          <w:p w:rsidR="00000000" w:rsidDel="00000000" w:rsidP="00000000" w:rsidRDefault="00000000" w:rsidRPr="00000000" w14:paraId="00000154">
            <w:pPr>
              <w:jc w:val="right"/>
              <w:rPr>
                <w:sz w:val="22"/>
                <w:szCs w:val="22"/>
              </w:rPr>
            </w:pPr>
            <w:r w:rsidDel="00000000" w:rsidR="00000000" w:rsidRPr="00000000">
              <w:rPr>
                <w:sz w:val="22"/>
                <w:szCs w:val="22"/>
                <w:rtl w:val="0"/>
              </w:rPr>
              <w:t xml:space="preserve">93</w:t>
            </w:r>
          </w:p>
        </w:tc>
        <w:tc>
          <w:tcPr>
            <w:shd w:fill="c0e6f5" w:val="clear"/>
            <w:vAlign w:val="bottom"/>
          </w:tcPr>
          <w:p w:rsidR="00000000" w:rsidDel="00000000" w:rsidP="00000000" w:rsidRDefault="00000000" w:rsidRPr="00000000" w14:paraId="00000155">
            <w:pPr>
              <w:rPr>
                <w:sz w:val="22"/>
                <w:szCs w:val="22"/>
              </w:rPr>
            </w:pPr>
            <w:r w:rsidDel="00000000" w:rsidR="00000000" w:rsidRPr="00000000">
              <w:rPr>
                <w:sz w:val="22"/>
                <w:szCs w:val="22"/>
                <w:rtl w:val="0"/>
              </w:rPr>
              <w:t xml:space="preserve">Suriname</w:t>
            </w:r>
          </w:p>
        </w:tc>
        <w:tc>
          <w:tcPr>
            <w:shd w:fill="fff2cc" w:val="clear"/>
            <w:vAlign w:val="bottom"/>
          </w:tcPr>
          <w:p w:rsidR="00000000" w:rsidDel="00000000" w:rsidP="00000000" w:rsidRDefault="00000000" w:rsidRPr="00000000" w14:paraId="00000156">
            <w:pPr>
              <w:jc w:val="right"/>
              <w:rPr>
                <w:sz w:val="22"/>
                <w:szCs w:val="22"/>
              </w:rPr>
            </w:pPr>
            <w:r w:rsidDel="00000000" w:rsidR="00000000" w:rsidRPr="00000000">
              <w:rPr>
                <w:sz w:val="22"/>
                <w:szCs w:val="22"/>
                <w:rtl w:val="0"/>
              </w:rPr>
              <w:t xml:space="preserve">68.7059</w:t>
            </w:r>
          </w:p>
        </w:tc>
      </w:tr>
      <w:tr>
        <w:trPr>
          <w:cantSplit w:val="0"/>
          <w:trHeight w:val="280" w:hRule="atLeast"/>
          <w:tblHeader w:val="0"/>
        </w:trPr>
        <w:tc>
          <w:tcPr>
            <w:vAlign w:val="bottom"/>
          </w:tcPr>
          <w:p w:rsidR="00000000" w:rsidDel="00000000" w:rsidP="00000000" w:rsidRDefault="00000000" w:rsidRPr="00000000" w14:paraId="00000157">
            <w:pPr>
              <w:jc w:val="right"/>
              <w:rPr>
                <w:sz w:val="22"/>
                <w:szCs w:val="22"/>
              </w:rPr>
            </w:pPr>
            <w:r w:rsidDel="00000000" w:rsidR="00000000" w:rsidRPr="00000000">
              <w:rPr>
                <w:sz w:val="22"/>
                <w:szCs w:val="22"/>
                <w:rtl w:val="0"/>
              </w:rPr>
              <w:t xml:space="preserve">94</w:t>
            </w:r>
          </w:p>
        </w:tc>
        <w:tc>
          <w:tcPr>
            <w:vAlign w:val="bottom"/>
          </w:tcPr>
          <w:p w:rsidR="00000000" w:rsidDel="00000000" w:rsidP="00000000" w:rsidRDefault="00000000" w:rsidRPr="00000000" w14:paraId="00000158">
            <w:pPr>
              <w:rPr>
                <w:sz w:val="22"/>
                <w:szCs w:val="22"/>
              </w:rPr>
            </w:pPr>
            <w:r w:rsidDel="00000000" w:rsidR="00000000" w:rsidRPr="00000000">
              <w:rPr>
                <w:sz w:val="22"/>
                <w:szCs w:val="22"/>
                <w:rtl w:val="0"/>
              </w:rPr>
              <w:t xml:space="preserve">Denmark</w:t>
            </w:r>
          </w:p>
        </w:tc>
        <w:tc>
          <w:tcPr>
            <w:shd w:fill="fff2cc" w:val="clear"/>
            <w:vAlign w:val="bottom"/>
          </w:tcPr>
          <w:p w:rsidR="00000000" w:rsidDel="00000000" w:rsidP="00000000" w:rsidRDefault="00000000" w:rsidRPr="00000000" w14:paraId="00000159">
            <w:pPr>
              <w:jc w:val="right"/>
              <w:rPr>
                <w:sz w:val="22"/>
                <w:szCs w:val="22"/>
              </w:rPr>
            </w:pPr>
            <w:r w:rsidDel="00000000" w:rsidR="00000000" w:rsidRPr="00000000">
              <w:rPr>
                <w:sz w:val="22"/>
                <w:szCs w:val="22"/>
                <w:rtl w:val="0"/>
              </w:rPr>
              <w:t xml:space="preserve">68.4258</w:t>
            </w:r>
          </w:p>
        </w:tc>
      </w:tr>
      <w:tr>
        <w:trPr>
          <w:cantSplit w:val="0"/>
          <w:trHeight w:val="280" w:hRule="atLeast"/>
          <w:tblHeader w:val="0"/>
        </w:trPr>
        <w:tc>
          <w:tcPr>
            <w:shd w:fill="c0e6f5" w:val="clear"/>
            <w:vAlign w:val="bottom"/>
          </w:tcPr>
          <w:p w:rsidR="00000000" w:rsidDel="00000000" w:rsidP="00000000" w:rsidRDefault="00000000" w:rsidRPr="00000000" w14:paraId="0000015A">
            <w:pPr>
              <w:jc w:val="right"/>
              <w:rPr>
                <w:sz w:val="22"/>
                <w:szCs w:val="22"/>
              </w:rPr>
            </w:pPr>
            <w:r w:rsidDel="00000000" w:rsidR="00000000" w:rsidRPr="00000000">
              <w:rPr>
                <w:sz w:val="22"/>
                <w:szCs w:val="22"/>
                <w:rtl w:val="0"/>
              </w:rPr>
              <w:t xml:space="preserve">95</w:t>
            </w:r>
          </w:p>
        </w:tc>
        <w:tc>
          <w:tcPr>
            <w:shd w:fill="c0e6f5" w:val="clear"/>
            <w:vAlign w:val="bottom"/>
          </w:tcPr>
          <w:p w:rsidR="00000000" w:rsidDel="00000000" w:rsidP="00000000" w:rsidRDefault="00000000" w:rsidRPr="00000000" w14:paraId="0000015B">
            <w:pPr>
              <w:rPr>
                <w:sz w:val="22"/>
                <w:szCs w:val="22"/>
              </w:rPr>
            </w:pPr>
            <w:r w:rsidDel="00000000" w:rsidR="00000000" w:rsidRPr="00000000">
              <w:rPr>
                <w:sz w:val="22"/>
                <w:szCs w:val="22"/>
                <w:rtl w:val="0"/>
              </w:rPr>
              <w:t xml:space="preserve">Uzbekistan</w:t>
            </w:r>
          </w:p>
        </w:tc>
        <w:tc>
          <w:tcPr>
            <w:shd w:fill="fff2cc" w:val="clear"/>
            <w:vAlign w:val="bottom"/>
          </w:tcPr>
          <w:p w:rsidR="00000000" w:rsidDel="00000000" w:rsidP="00000000" w:rsidRDefault="00000000" w:rsidRPr="00000000" w14:paraId="0000015C">
            <w:pPr>
              <w:jc w:val="right"/>
              <w:rPr>
                <w:sz w:val="22"/>
                <w:szCs w:val="22"/>
              </w:rPr>
            </w:pPr>
            <w:r w:rsidDel="00000000" w:rsidR="00000000" w:rsidRPr="00000000">
              <w:rPr>
                <w:sz w:val="22"/>
                <w:szCs w:val="22"/>
                <w:rtl w:val="0"/>
              </w:rPr>
              <w:t xml:space="preserve">68.4147</w:t>
            </w:r>
          </w:p>
        </w:tc>
      </w:tr>
      <w:tr>
        <w:trPr>
          <w:cantSplit w:val="0"/>
          <w:trHeight w:val="280" w:hRule="atLeast"/>
          <w:tblHeader w:val="0"/>
        </w:trPr>
        <w:tc>
          <w:tcPr>
            <w:vAlign w:val="bottom"/>
          </w:tcPr>
          <w:p w:rsidR="00000000" w:rsidDel="00000000" w:rsidP="00000000" w:rsidRDefault="00000000" w:rsidRPr="00000000" w14:paraId="0000015D">
            <w:pPr>
              <w:jc w:val="right"/>
              <w:rPr>
                <w:sz w:val="22"/>
                <w:szCs w:val="22"/>
              </w:rPr>
            </w:pPr>
            <w:r w:rsidDel="00000000" w:rsidR="00000000" w:rsidRPr="00000000">
              <w:rPr>
                <w:sz w:val="22"/>
                <w:szCs w:val="22"/>
                <w:rtl w:val="0"/>
              </w:rPr>
              <w:t xml:space="preserve">96</w:t>
            </w:r>
          </w:p>
        </w:tc>
        <w:tc>
          <w:tcPr>
            <w:vAlign w:val="bottom"/>
          </w:tcPr>
          <w:p w:rsidR="00000000" w:rsidDel="00000000" w:rsidP="00000000" w:rsidRDefault="00000000" w:rsidRPr="00000000" w14:paraId="0000015E">
            <w:pPr>
              <w:rPr>
                <w:sz w:val="22"/>
                <w:szCs w:val="22"/>
              </w:rPr>
            </w:pPr>
            <w:r w:rsidDel="00000000" w:rsidR="00000000" w:rsidRPr="00000000">
              <w:rPr>
                <w:sz w:val="22"/>
                <w:szCs w:val="22"/>
                <w:rtl w:val="0"/>
              </w:rPr>
              <w:t xml:space="preserve">Côte d'Ivoire</w:t>
            </w:r>
          </w:p>
        </w:tc>
        <w:tc>
          <w:tcPr>
            <w:shd w:fill="fff2cc" w:val="clear"/>
            <w:vAlign w:val="bottom"/>
          </w:tcPr>
          <w:p w:rsidR="00000000" w:rsidDel="00000000" w:rsidP="00000000" w:rsidRDefault="00000000" w:rsidRPr="00000000" w14:paraId="0000015F">
            <w:pPr>
              <w:jc w:val="right"/>
              <w:rPr>
                <w:sz w:val="22"/>
                <w:szCs w:val="22"/>
              </w:rPr>
            </w:pPr>
            <w:r w:rsidDel="00000000" w:rsidR="00000000" w:rsidRPr="00000000">
              <w:rPr>
                <w:sz w:val="22"/>
                <w:szCs w:val="22"/>
                <w:rtl w:val="0"/>
              </w:rPr>
              <w:t xml:space="preserve">68.3407</w:t>
            </w:r>
          </w:p>
        </w:tc>
      </w:tr>
      <w:tr>
        <w:trPr>
          <w:cantSplit w:val="0"/>
          <w:trHeight w:val="280" w:hRule="atLeast"/>
          <w:tblHeader w:val="0"/>
        </w:trPr>
        <w:tc>
          <w:tcPr>
            <w:shd w:fill="c0e6f5" w:val="clear"/>
            <w:vAlign w:val="bottom"/>
          </w:tcPr>
          <w:p w:rsidR="00000000" w:rsidDel="00000000" w:rsidP="00000000" w:rsidRDefault="00000000" w:rsidRPr="00000000" w14:paraId="00000160">
            <w:pPr>
              <w:jc w:val="right"/>
              <w:rPr>
                <w:sz w:val="22"/>
                <w:szCs w:val="22"/>
              </w:rPr>
            </w:pPr>
            <w:r w:rsidDel="00000000" w:rsidR="00000000" w:rsidRPr="00000000">
              <w:rPr>
                <w:sz w:val="22"/>
                <w:szCs w:val="22"/>
                <w:rtl w:val="0"/>
              </w:rPr>
              <w:t xml:space="preserve">97</w:t>
            </w:r>
          </w:p>
        </w:tc>
        <w:tc>
          <w:tcPr>
            <w:shd w:fill="c0e6f5" w:val="clear"/>
            <w:vAlign w:val="bottom"/>
          </w:tcPr>
          <w:p w:rsidR="00000000" w:rsidDel="00000000" w:rsidP="00000000" w:rsidRDefault="00000000" w:rsidRPr="00000000" w14:paraId="00000161">
            <w:pPr>
              <w:rPr>
                <w:sz w:val="22"/>
                <w:szCs w:val="22"/>
              </w:rPr>
            </w:pPr>
            <w:r w:rsidDel="00000000" w:rsidR="00000000" w:rsidRPr="00000000">
              <w:rPr>
                <w:sz w:val="22"/>
                <w:szCs w:val="22"/>
                <w:rtl w:val="0"/>
              </w:rPr>
              <w:t xml:space="preserve">India</w:t>
            </w:r>
          </w:p>
        </w:tc>
        <w:tc>
          <w:tcPr>
            <w:shd w:fill="fff2cc" w:val="clear"/>
            <w:vAlign w:val="bottom"/>
          </w:tcPr>
          <w:p w:rsidR="00000000" w:rsidDel="00000000" w:rsidP="00000000" w:rsidRDefault="00000000" w:rsidRPr="00000000" w14:paraId="00000162">
            <w:pPr>
              <w:jc w:val="right"/>
              <w:rPr>
                <w:sz w:val="22"/>
                <w:szCs w:val="22"/>
              </w:rPr>
            </w:pPr>
            <w:r w:rsidDel="00000000" w:rsidR="00000000" w:rsidRPr="00000000">
              <w:rPr>
                <w:sz w:val="22"/>
                <w:szCs w:val="22"/>
                <w:rtl w:val="0"/>
              </w:rPr>
              <w:t xml:space="preserve">68.0034</w:t>
            </w:r>
          </w:p>
        </w:tc>
      </w:tr>
      <w:tr>
        <w:trPr>
          <w:cantSplit w:val="0"/>
          <w:trHeight w:val="280" w:hRule="atLeast"/>
          <w:tblHeader w:val="0"/>
        </w:trPr>
        <w:tc>
          <w:tcPr>
            <w:vAlign w:val="bottom"/>
          </w:tcPr>
          <w:p w:rsidR="00000000" w:rsidDel="00000000" w:rsidP="00000000" w:rsidRDefault="00000000" w:rsidRPr="00000000" w14:paraId="00000163">
            <w:pPr>
              <w:jc w:val="right"/>
              <w:rPr>
                <w:sz w:val="22"/>
                <w:szCs w:val="22"/>
              </w:rPr>
            </w:pPr>
            <w:r w:rsidDel="00000000" w:rsidR="00000000" w:rsidRPr="00000000">
              <w:rPr>
                <w:sz w:val="22"/>
                <w:szCs w:val="22"/>
                <w:rtl w:val="0"/>
              </w:rPr>
              <w:t xml:space="preserve">98</w:t>
            </w:r>
          </w:p>
        </w:tc>
        <w:tc>
          <w:tcPr>
            <w:vAlign w:val="bottom"/>
          </w:tcPr>
          <w:p w:rsidR="00000000" w:rsidDel="00000000" w:rsidP="00000000" w:rsidRDefault="00000000" w:rsidRPr="00000000" w14:paraId="00000164">
            <w:pPr>
              <w:rPr>
                <w:sz w:val="22"/>
                <w:szCs w:val="22"/>
              </w:rPr>
            </w:pPr>
            <w:r w:rsidDel="00000000" w:rsidR="00000000" w:rsidRPr="00000000">
              <w:rPr>
                <w:sz w:val="22"/>
                <w:szCs w:val="22"/>
                <w:rtl w:val="0"/>
              </w:rPr>
              <w:t xml:space="preserve">Bangladesh</w:t>
            </w:r>
          </w:p>
        </w:tc>
        <w:tc>
          <w:tcPr>
            <w:shd w:fill="fff1cc" w:val="clear"/>
            <w:vAlign w:val="bottom"/>
          </w:tcPr>
          <w:p w:rsidR="00000000" w:rsidDel="00000000" w:rsidP="00000000" w:rsidRDefault="00000000" w:rsidRPr="00000000" w14:paraId="00000165">
            <w:pPr>
              <w:jc w:val="right"/>
              <w:rPr>
                <w:sz w:val="22"/>
                <w:szCs w:val="22"/>
              </w:rPr>
            </w:pPr>
            <w:r w:rsidDel="00000000" w:rsidR="00000000" w:rsidRPr="00000000">
              <w:rPr>
                <w:sz w:val="22"/>
                <w:szCs w:val="22"/>
                <w:rtl w:val="0"/>
              </w:rPr>
              <w:t xml:space="preserve">67.8772</w:t>
            </w:r>
          </w:p>
        </w:tc>
      </w:tr>
      <w:tr>
        <w:trPr>
          <w:cantSplit w:val="0"/>
          <w:trHeight w:val="280" w:hRule="atLeast"/>
          <w:tblHeader w:val="0"/>
        </w:trPr>
        <w:tc>
          <w:tcPr>
            <w:shd w:fill="c0e6f5" w:val="clear"/>
            <w:vAlign w:val="bottom"/>
          </w:tcPr>
          <w:p w:rsidR="00000000" w:rsidDel="00000000" w:rsidP="00000000" w:rsidRDefault="00000000" w:rsidRPr="00000000" w14:paraId="00000166">
            <w:pPr>
              <w:jc w:val="right"/>
              <w:rPr>
                <w:sz w:val="22"/>
                <w:szCs w:val="22"/>
              </w:rPr>
            </w:pPr>
            <w:r w:rsidDel="00000000" w:rsidR="00000000" w:rsidRPr="00000000">
              <w:rPr>
                <w:sz w:val="22"/>
                <w:szCs w:val="22"/>
                <w:rtl w:val="0"/>
              </w:rPr>
              <w:t xml:space="preserve">99</w:t>
            </w:r>
          </w:p>
        </w:tc>
        <w:tc>
          <w:tcPr>
            <w:shd w:fill="c0e6f5" w:val="clear"/>
            <w:vAlign w:val="bottom"/>
          </w:tcPr>
          <w:p w:rsidR="00000000" w:rsidDel="00000000" w:rsidP="00000000" w:rsidRDefault="00000000" w:rsidRPr="00000000" w14:paraId="00000167">
            <w:pPr>
              <w:rPr>
                <w:sz w:val="22"/>
                <w:szCs w:val="22"/>
              </w:rPr>
            </w:pPr>
            <w:r w:rsidDel="00000000" w:rsidR="00000000" w:rsidRPr="00000000">
              <w:rPr>
                <w:sz w:val="22"/>
                <w:szCs w:val="22"/>
                <w:rtl w:val="0"/>
              </w:rPr>
              <w:t xml:space="preserve">Bhutan</w:t>
            </w:r>
          </w:p>
        </w:tc>
        <w:tc>
          <w:tcPr>
            <w:shd w:fill="fff1cc" w:val="clear"/>
            <w:vAlign w:val="bottom"/>
          </w:tcPr>
          <w:p w:rsidR="00000000" w:rsidDel="00000000" w:rsidP="00000000" w:rsidRDefault="00000000" w:rsidRPr="00000000" w14:paraId="00000168">
            <w:pPr>
              <w:jc w:val="right"/>
              <w:rPr>
                <w:sz w:val="22"/>
                <w:szCs w:val="22"/>
              </w:rPr>
            </w:pPr>
            <w:r w:rsidDel="00000000" w:rsidR="00000000" w:rsidRPr="00000000">
              <w:rPr>
                <w:sz w:val="22"/>
                <w:szCs w:val="22"/>
                <w:rtl w:val="0"/>
              </w:rPr>
              <w:t xml:space="preserve">67.7417</w:t>
            </w:r>
          </w:p>
        </w:tc>
      </w:tr>
      <w:tr>
        <w:trPr>
          <w:cantSplit w:val="0"/>
          <w:trHeight w:val="280" w:hRule="atLeast"/>
          <w:tblHeader w:val="0"/>
        </w:trPr>
        <w:tc>
          <w:tcPr>
            <w:vAlign w:val="bottom"/>
          </w:tcPr>
          <w:p w:rsidR="00000000" w:rsidDel="00000000" w:rsidP="00000000" w:rsidRDefault="00000000" w:rsidRPr="00000000" w14:paraId="00000169">
            <w:pPr>
              <w:jc w:val="right"/>
              <w:rPr>
                <w:sz w:val="22"/>
                <w:szCs w:val="22"/>
              </w:rPr>
            </w:pPr>
            <w:r w:rsidDel="00000000" w:rsidR="00000000" w:rsidRPr="00000000">
              <w:rPr>
                <w:sz w:val="22"/>
                <w:szCs w:val="22"/>
                <w:rtl w:val="0"/>
              </w:rPr>
              <w:t xml:space="preserve">100</w:t>
            </w:r>
          </w:p>
        </w:tc>
        <w:tc>
          <w:tcPr>
            <w:vAlign w:val="bottom"/>
          </w:tcPr>
          <w:p w:rsidR="00000000" w:rsidDel="00000000" w:rsidP="00000000" w:rsidRDefault="00000000" w:rsidRPr="00000000" w14:paraId="0000016A">
            <w:pPr>
              <w:rPr>
                <w:sz w:val="22"/>
                <w:szCs w:val="22"/>
              </w:rPr>
            </w:pPr>
            <w:r w:rsidDel="00000000" w:rsidR="00000000" w:rsidRPr="00000000">
              <w:rPr>
                <w:sz w:val="22"/>
                <w:szCs w:val="22"/>
                <w:rtl w:val="0"/>
              </w:rPr>
              <w:t xml:space="preserve">Singapore</w:t>
            </w:r>
          </w:p>
        </w:tc>
        <w:tc>
          <w:tcPr>
            <w:shd w:fill="fff1cc" w:val="clear"/>
            <w:vAlign w:val="bottom"/>
          </w:tcPr>
          <w:p w:rsidR="00000000" w:rsidDel="00000000" w:rsidP="00000000" w:rsidRDefault="00000000" w:rsidRPr="00000000" w14:paraId="0000016B">
            <w:pPr>
              <w:jc w:val="right"/>
              <w:rPr>
                <w:sz w:val="22"/>
                <w:szCs w:val="22"/>
              </w:rPr>
            </w:pPr>
            <w:r w:rsidDel="00000000" w:rsidR="00000000" w:rsidRPr="00000000">
              <w:rPr>
                <w:sz w:val="22"/>
                <w:szCs w:val="22"/>
                <w:rtl w:val="0"/>
              </w:rPr>
              <w:t xml:space="preserve">67.5959</w:t>
            </w:r>
          </w:p>
        </w:tc>
      </w:tr>
      <w:tr>
        <w:trPr>
          <w:cantSplit w:val="0"/>
          <w:trHeight w:val="280" w:hRule="atLeast"/>
          <w:tblHeader w:val="0"/>
        </w:trPr>
        <w:tc>
          <w:tcPr>
            <w:shd w:fill="c0e6f5" w:val="clear"/>
            <w:vAlign w:val="bottom"/>
          </w:tcPr>
          <w:p w:rsidR="00000000" w:rsidDel="00000000" w:rsidP="00000000" w:rsidRDefault="00000000" w:rsidRPr="00000000" w14:paraId="0000016C">
            <w:pPr>
              <w:jc w:val="right"/>
              <w:rPr>
                <w:sz w:val="22"/>
                <w:szCs w:val="22"/>
              </w:rPr>
            </w:pPr>
            <w:r w:rsidDel="00000000" w:rsidR="00000000" w:rsidRPr="00000000">
              <w:rPr>
                <w:sz w:val="22"/>
                <w:szCs w:val="22"/>
                <w:rtl w:val="0"/>
              </w:rPr>
              <w:t xml:space="preserve">101</w:t>
            </w:r>
          </w:p>
        </w:tc>
        <w:tc>
          <w:tcPr>
            <w:shd w:fill="c0e6f5" w:val="clear"/>
            <w:vAlign w:val="bottom"/>
          </w:tcPr>
          <w:p w:rsidR="00000000" w:rsidDel="00000000" w:rsidP="00000000" w:rsidRDefault="00000000" w:rsidRPr="00000000" w14:paraId="0000016D">
            <w:pPr>
              <w:rPr>
                <w:sz w:val="22"/>
                <w:szCs w:val="22"/>
              </w:rPr>
            </w:pPr>
            <w:r w:rsidDel="00000000" w:rsidR="00000000" w:rsidRPr="00000000">
              <w:rPr>
                <w:sz w:val="22"/>
                <w:szCs w:val="22"/>
                <w:rtl w:val="0"/>
              </w:rPr>
              <w:t xml:space="preserve">Philippines</w:t>
            </w:r>
          </w:p>
        </w:tc>
        <w:tc>
          <w:tcPr>
            <w:shd w:fill="fff1cc" w:val="clear"/>
            <w:vAlign w:val="bottom"/>
          </w:tcPr>
          <w:p w:rsidR="00000000" w:rsidDel="00000000" w:rsidP="00000000" w:rsidRDefault="00000000" w:rsidRPr="00000000" w14:paraId="0000016E">
            <w:pPr>
              <w:jc w:val="right"/>
              <w:rPr>
                <w:sz w:val="22"/>
                <w:szCs w:val="22"/>
              </w:rPr>
            </w:pPr>
            <w:r w:rsidDel="00000000" w:rsidR="00000000" w:rsidRPr="00000000">
              <w:rPr>
                <w:sz w:val="22"/>
                <w:szCs w:val="22"/>
                <w:rtl w:val="0"/>
              </w:rPr>
              <w:t xml:space="preserve">67.4649</w:t>
            </w:r>
          </w:p>
        </w:tc>
      </w:tr>
      <w:tr>
        <w:trPr>
          <w:cantSplit w:val="0"/>
          <w:trHeight w:val="280" w:hRule="atLeast"/>
          <w:tblHeader w:val="0"/>
        </w:trPr>
        <w:tc>
          <w:tcPr>
            <w:vAlign w:val="bottom"/>
          </w:tcPr>
          <w:p w:rsidR="00000000" w:rsidDel="00000000" w:rsidP="00000000" w:rsidRDefault="00000000" w:rsidRPr="00000000" w14:paraId="0000016F">
            <w:pPr>
              <w:jc w:val="right"/>
              <w:rPr>
                <w:sz w:val="22"/>
                <w:szCs w:val="22"/>
              </w:rPr>
            </w:pPr>
            <w:r w:rsidDel="00000000" w:rsidR="00000000" w:rsidRPr="00000000">
              <w:rPr>
                <w:sz w:val="22"/>
                <w:szCs w:val="22"/>
                <w:rtl w:val="0"/>
              </w:rPr>
              <w:t xml:space="preserve">102</w:t>
            </w:r>
          </w:p>
        </w:tc>
        <w:tc>
          <w:tcPr>
            <w:vAlign w:val="bottom"/>
          </w:tcPr>
          <w:p w:rsidR="00000000" w:rsidDel="00000000" w:rsidP="00000000" w:rsidRDefault="00000000" w:rsidRPr="00000000" w14:paraId="00000170">
            <w:pPr>
              <w:rPr>
                <w:sz w:val="22"/>
                <w:szCs w:val="22"/>
              </w:rPr>
            </w:pPr>
            <w:r w:rsidDel="00000000" w:rsidR="00000000" w:rsidRPr="00000000">
              <w:rPr>
                <w:sz w:val="22"/>
                <w:szCs w:val="22"/>
                <w:rtl w:val="0"/>
              </w:rPr>
              <w:t xml:space="preserve">Spain</w:t>
            </w:r>
          </w:p>
        </w:tc>
        <w:tc>
          <w:tcPr>
            <w:shd w:fill="fff1cc" w:val="clear"/>
            <w:vAlign w:val="bottom"/>
          </w:tcPr>
          <w:p w:rsidR="00000000" w:rsidDel="00000000" w:rsidP="00000000" w:rsidRDefault="00000000" w:rsidRPr="00000000" w14:paraId="00000171">
            <w:pPr>
              <w:jc w:val="right"/>
              <w:rPr>
                <w:sz w:val="22"/>
                <w:szCs w:val="22"/>
              </w:rPr>
            </w:pPr>
            <w:r w:rsidDel="00000000" w:rsidR="00000000" w:rsidRPr="00000000">
              <w:rPr>
                <w:sz w:val="22"/>
                <w:szCs w:val="22"/>
                <w:rtl w:val="0"/>
              </w:rPr>
              <w:t xml:space="preserve">66.9450</w:t>
            </w:r>
          </w:p>
        </w:tc>
      </w:tr>
      <w:tr>
        <w:trPr>
          <w:cantSplit w:val="0"/>
          <w:trHeight w:val="280" w:hRule="atLeast"/>
          <w:tblHeader w:val="0"/>
        </w:trPr>
        <w:tc>
          <w:tcPr>
            <w:shd w:fill="c0e6f5" w:val="clear"/>
            <w:vAlign w:val="bottom"/>
          </w:tcPr>
          <w:p w:rsidR="00000000" w:rsidDel="00000000" w:rsidP="00000000" w:rsidRDefault="00000000" w:rsidRPr="00000000" w14:paraId="00000172">
            <w:pPr>
              <w:jc w:val="right"/>
              <w:rPr>
                <w:sz w:val="22"/>
                <w:szCs w:val="22"/>
              </w:rPr>
            </w:pPr>
            <w:r w:rsidDel="00000000" w:rsidR="00000000" w:rsidRPr="00000000">
              <w:rPr>
                <w:sz w:val="22"/>
                <w:szCs w:val="22"/>
                <w:rtl w:val="0"/>
              </w:rPr>
              <w:t xml:space="preserve">103</w:t>
            </w:r>
          </w:p>
        </w:tc>
        <w:tc>
          <w:tcPr>
            <w:shd w:fill="c0e6f5" w:val="clear"/>
            <w:vAlign w:val="bottom"/>
          </w:tcPr>
          <w:p w:rsidR="00000000" w:rsidDel="00000000" w:rsidP="00000000" w:rsidRDefault="00000000" w:rsidRPr="00000000" w14:paraId="00000173">
            <w:pPr>
              <w:rPr>
                <w:sz w:val="22"/>
                <w:szCs w:val="22"/>
              </w:rPr>
            </w:pPr>
            <w:r w:rsidDel="00000000" w:rsidR="00000000" w:rsidRPr="00000000">
              <w:rPr>
                <w:sz w:val="22"/>
                <w:szCs w:val="22"/>
                <w:rtl w:val="0"/>
              </w:rPr>
              <w:t xml:space="preserve">Estonia</w:t>
            </w:r>
          </w:p>
        </w:tc>
        <w:tc>
          <w:tcPr>
            <w:shd w:fill="fff0cc" w:val="clear"/>
            <w:vAlign w:val="bottom"/>
          </w:tcPr>
          <w:p w:rsidR="00000000" w:rsidDel="00000000" w:rsidP="00000000" w:rsidRDefault="00000000" w:rsidRPr="00000000" w14:paraId="00000174">
            <w:pPr>
              <w:jc w:val="right"/>
              <w:rPr>
                <w:sz w:val="22"/>
                <w:szCs w:val="22"/>
              </w:rPr>
            </w:pPr>
            <w:r w:rsidDel="00000000" w:rsidR="00000000" w:rsidRPr="00000000">
              <w:rPr>
                <w:sz w:val="22"/>
                <w:szCs w:val="22"/>
                <w:rtl w:val="0"/>
              </w:rPr>
              <w:t xml:space="preserve">66.7242</w:t>
            </w:r>
          </w:p>
        </w:tc>
      </w:tr>
      <w:tr>
        <w:trPr>
          <w:cantSplit w:val="0"/>
          <w:trHeight w:val="280" w:hRule="atLeast"/>
          <w:tblHeader w:val="0"/>
        </w:trPr>
        <w:tc>
          <w:tcPr>
            <w:vAlign w:val="bottom"/>
          </w:tcPr>
          <w:p w:rsidR="00000000" w:rsidDel="00000000" w:rsidP="00000000" w:rsidRDefault="00000000" w:rsidRPr="00000000" w14:paraId="00000175">
            <w:pPr>
              <w:jc w:val="right"/>
              <w:rPr>
                <w:sz w:val="22"/>
                <w:szCs w:val="22"/>
              </w:rPr>
            </w:pPr>
            <w:r w:rsidDel="00000000" w:rsidR="00000000" w:rsidRPr="00000000">
              <w:rPr>
                <w:sz w:val="22"/>
                <w:szCs w:val="22"/>
                <w:rtl w:val="0"/>
              </w:rPr>
              <w:t xml:space="preserve">104</w:t>
            </w:r>
          </w:p>
        </w:tc>
        <w:tc>
          <w:tcPr>
            <w:vAlign w:val="bottom"/>
          </w:tcPr>
          <w:p w:rsidR="00000000" w:rsidDel="00000000" w:rsidP="00000000" w:rsidRDefault="00000000" w:rsidRPr="00000000" w14:paraId="00000176">
            <w:pPr>
              <w:rPr>
                <w:sz w:val="22"/>
                <w:szCs w:val="22"/>
              </w:rPr>
            </w:pPr>
            <w:r w:rsidDel="00000000" w:rsidR="00000000" w:rsidRPr="00000000">
              <w:rPr>
                <w:sz w:val="22"/>
                <w:szCs w:val="22"/>
                <w:rtl w:val="0"/>
              </w:rPr>
              <w:t xml:space="preserve">Chile</w:t>
            </w:r>
          </w:p>
        </w:tc>
        <w:tc>
          <w:tcPr>
            <w:shd w:fill="feefcc" w:val="clear"/>
            <w:vAlign w:val="bottom"/>
          </w:tcPr>
          <w:p w:rsidR="00000000" w:rsidDel="00000000" w:rsidP="00000000" w:rsidRDefault="00000000" w:rsidRPr="00000000" w14:paraId="00000177">
            <w:pPr>
              <w:jc w:val="right"/>
              <w:rPr>
                <w:sz w:val="22"/>
                <w:szCs w:val="22"/>
              </w:rPr>
            </w:pPr>
            <w:r w:rsidDel="00000000" w:rsidR="00000000" w:rsidRPr="00000000">
              <w:rPr>
                <w:sz w:val="22"/>
                <w:szCs w:val="22"/>
                <w:rtl w:val="0"/>
              </w:rPr>
              <w:t xml:space="preserve">65.2764</w:t>
            </w:r>
          </w:p>
        </w:tc>
      </w:tr>
      <w:tr>
        <w:trPr>
          <w:cantSplit w:val="0"/>
          <w:trHeight w:val="280" w:hRule="atLeast"/>
          <w:tblHeader w:val="0"/>
        </w:trPr>
        <w:tc>
          <w:tcPr>
            <w:shd w:fill="c0e6f5" w:val="clear"/>
            <w:vAlign w:val="bottom"/>
          </w:tcPr>
          <w:p w:rsidR="00000000" w:rsidDel="00000000" w:rsidP="00000000" w:rsidRDefault="00000000" w:rsidRPr="00000000" w14:paraId="00000178">
            <w:pPr>
              <w:jc w:val="right"/>
              <w:rPr>
                <w:sz w:val="22"/>
                <w:szCs w:val="22"/>
              </w:rPr>
            </w:pPr>
            <w:r w:rsidDel="00000000" w:rsidR="00000000" w:rsidRPr="00000000">
              <w:rPr>
                <w:sz w:val="22"/>
                <w:szCs w:val="22"/>
                <w:rtl w:val="0"/>
              </w:rPr>
              <w:t xml:space="preserve">105</w:t>
            </w:r>
          </w:p>
        </w:tc>
        <w:tc>
          <w:tcPr>
            <w:shd w:fill="c0e6f5" w:val="clear"/>
            <w:vAlign w:val="bottom"/>
          </w:tcPr>
          <w:p w:rsidR="00000000" w:rsidDel="00000000" w:rsidP="00000000" w:rsidRDefault="00000000" w:rsidRPr="00000000" w14:paraId="00000179">
            <w:pPr>
              <w:rPr>
                <w:sz w:val="22"/>
                <w:szCs w:val="22"/>
              </w:rPr>
            </w:pPr>
            <w:r w:rsidDel="00000000" w:rsidR="00000000" w:rsidRPr="00000000">
              <w:rPr>
                <w:sz w:val="22"/>
                <w:szCs w:val="22"/>
                <w:rtl w:val="0"/>
              </w:rPr>
              <w:t xml:space="preserve">Armenia</w:t>
            </w:r>
          </w:p>
        </w:tc>
        <w:tc>
          <w:tcPr>
            <w:shd w:fill="feefcc" w:val="clear"/>
            <w:vAlign w:val="bottom"/>
          </w:tcPr>
          <w:p w:rsidR="00000000" w:rsidDel="00000000" w:rsidP="00000000" w:rsidRDefault="00000000" w:rsidRPr="00000000" w14:paraId="0000017A">
            <w:pPr>
              <w:jc w:val="right"/>
              <w:rPr>
                <w:sz w:val="22"/>
                <w:szCs w:val="22"/>
              </w:rPr>
            </w:pPr>
            <w:r w:rsidDel="00000000" w:rsidR="00000000" w:rsidRPr="00000000">
              <w:rPr>
                <w:sz w:val="22"/>
                <w:szCs w:val="22"/>
                <w:rtl w:val="0"/>
              </w:rPr>
              <w:t xml:space="preserve">64.9230</w:t>
            </w:r>
          </w:p>
        </w:tc>
      </w:tr>
      <w:tr>
        <w:trPr>
          <w:cantSplit w:val="0"/>
          <w:trHeight w:val="280" w:hRule="atLeast"/>
          <w:tblHeader w:val="0"/>
        </w:trPr>
        <w:tc>
          <w:tcPr>
            <w:vAlign w:val="bottom"/>
          </w:tcPr>
          <w:p w:rsidR="00000000" w:rsidDel="00000000" w:rsidP="00000000" w:rsidRDefault="00000000" w:rsidRPr="00000000" w14:paraId="0000017B">
            <w:pPr>
              <w:jc w:val="right"/>
              <w:rPr>
                <w:sz w:val="22"/>
                <w:szCs w:val="22"/>
              </w:rPr>
            </w:pPr>
            <w:r w:rsidDel="00000000" w:rsidR="00000000" w:rsidRPr="00000000">
              <w:rPr>
                <w:sz w:val="22"/>
                <w:szCs w:val="22"/>
                <w:rtl w:val="0"/>
              </w:rPr>
              <w:t xml:space="preserve">106</w:t>
            </w:r>
          </w:p>
        </w:tc>
        <w:tc>
          <w:tcPr>
            <w:vAlign w:val="bottom"/>
          </w:tcPr>
          <w:p w:rsidR="00000000" w:rsidDel="00000000" w:rsidP="00000000" w:rsidRDefault="00000000" w:rsidRPr="00000000" w14:paraId="0000017C">
            <w:pPr>
              <w:rPr>
                <w:sz w:val="22"/>
                <w:szCs w:val="22"/>
              </w:rPr>
            </w:pPr>
            <w:r w:rsidDel="00000000" w:rsidR="00000000" w:rsidRPr="00000000">
              <w:rPr>
                <w:sz w:val="22"/>
                <w:szCs w:val="22"/>
                <w:rtl w:val="0"/>
              </w:rPr>
              <w:t xml:space="preserve">Tunisia</w:t>
            </w:r>
          </w:p>
        </w:tc>
        <w:tc>
          <w:tcPr>
            <w:shd w:fill="feeecc" w:val="clear"/>
            <w:vAlign w:val="bottom"/>
          </w:tcPr>
          <w:p w:rsidR="00000000" w:rsidDel="00000000" w:rsidP="00000000" w:rsidRDefault="00000000" w:rsidRPr="00000000" w14:paraId="0000017D">
            <w:pPr>
              <w:jc w:val="right"/>
              <w:rPr>
                <w:sz w:val="22"/>
                <w:szCs w:val="22"/>
              </w:rPr>
            </w:pPr>
            <w:r w:rsidDel="00000000" w:rsidR="00000000" w:rsidRPr="00000000">
              <w:rPr>
                <w:sz w:val="22"/>
                <w:szCs w:val="22"/>
                <w:rtl w:val="0"/>
              </w:rPr>
              <w:t xml:space="preserve">64.7947</w:t>
            </w:r>
          </w:p>
        </w:tc>
      </w:tr>
      <w:tr>
        <w:trPr>
          <w:cantSplit w:val="0"/>
          <w:trHeight w:val="280" w:hRule="atLeast"/>
          <w:tblHeader w:val="0"/>
        </w:trPr>
        <w:tc>
          <w:tcPr>
            <w:shd w:fill="c0e6f5" w:val="clear"/>
            <w:vAlign w:val="bottom"/>
          </w:tcPr>
          <w:p w:rsidR="00000000" w:rsidDel="00000000" w:rsidP="00000000" w:rsidRDefault="00000000" w:rsidRPr="00000000" w14:paraId="0000017E">
            <w:pPr>
              <w:jc w:val="right"/>
              <w:rPr>
                <w:sz w:val="22"/>
                <w:szCs w:val="22"/>
              </w:rPr>
            </w:pPr>
            <w:r w:rsidDel="00000000" w:rsidR="00000000" w:rsidRPr="00000000">
              <w:rPr>
                <w:sz w:val="22"/>
                <w:szCs w:val="22"/>
                <w:rtl w:val="0"/>
              </w:rPr>
              <w:t xml:space="preserve">107</w:t>
            </w:r>
          </w:p>
        </w:tc>
        <w:tc>
          <w:tcPr>
            <w:shd w:fill="c0e6f5" w:val="clear"/>
            <w:vAlign w:val="bottom"/>
          </w:tcPr>
          <w:p w:rsidR="00000000" w:rsidDel="00000000" w:rsidP="00000000" w:rsidRDefault="00000000" w:rsidRPr="00000000" w14:paraId="0000017F">
            <w:pPr>
              <w:rPr>
                <w:sz w:val="22"/>
                <w:szCs w:val="22"/>
              </w:rPr>
            </w:pPr>
            <w:r w:rsidDel="00000000" w:rsidR="00000000" w:rsidRPr="00000000">
              <w:rPr>
                <w:sz w:val="22"/>
                <w:szCs w:val="22"/>
                <w:rtl w:val="0"/>
              </w:rPr>
              <w:t xml:space="preserve">United Rep. of Tanzania</w:t>
            </w:r>
          </w:p>
        </w:tc>
        <w:tc>
          <w:tcPr>
            <w:shd w:fill="feeecc" w:val="clear"/>
            <w:vAlign w:val="bottom"/>
          </w:tcPr>
          <w:p w:rsidR="00000000" w:rsidDel="00000000" w:rsidP="00000000" w:rsidRDefault="00000000" w:rsidRPr="00000000" w14:paraId="00000180">
            <w:pPr>
              <w:jc w:val="right"/>
              <w:rPr>
                <w:sz w:val="22"/>
                <w:szCs w:val="22"/>
              </w:rPr>
            </w:pPr>
            <w:r w:rsidDel="00000000" w:rsidR="00000000" w:rsidRPr="00000000">
              <w:rPr>
                <w:sz w:val="22"/>
                <w:szCs w:val="22"/>
                <w:rtl w:val="0"/>
              </w:rPr>
              <w:t xml:space="preserve">64.5904</w:t>
            </w:r>
          </w:p>
        </w:tc>
      </w:tr>
      <w:tr>
        <w:trPr>
          <w:cantSplit w:val="0"/>
          <w:trHeight w:val="280" w:hRule="atLeast"/>
          <w:tblHeader w:val="0"/>
        </w:trPr>
        <w:tc>
          <w:tcPr>
            <w:vAlign w:val="bottom"/>
          </w:tcPr>
          <w:p w:rsidR="00000000" w:rsidDel="00000000" w:rsidP="00000000" w:rsidRDefault="00000000" w:rsidRPr="00000000" w14:paraId="00000181">
            <w:pPr>
              <w:jc w:val="right"/>
              <w:rPr>
                <w:sz w:val="22"/>
                <w:szCs w:val="22"/>
              </w:rPr>
            </w:pPr>
            <w:r w:rsidDel="00000000" w:rsidR="00000000" w:rsidRPr="00000000">
              <w:rPr>
                <w:sz w:val="22"/>
                <w:szCs w:val="22"/>
                <w:rtl w:val="0"/>
              </w:rPr>
              <w:t xml:space="preserve">108</w:t>
            </w:r>
          </w:p>
        </w:tc>
        <w:tc>
          <w:tcPr>
            <w:vAlign w:val="bottom"/>
          </w:tcPr>
          <w:p w:rsidR="00000000" w:rsidDel="00000000" w:rsidP="00000000" w:rsidRDefault="00000000" w:rsidRPr="00000000" w14:paraId="00000182">
            <w:pPr>
              <w:rPr>
                <w:sz w:val="22"/>
                <w:szCs w:val="22"/>
              </w:rPr>
            </w:pPr>
            <w:r w:rsidDel="00000000" w:rsidR="00000000" w:rsidRPr="00000000">
              <w:rPr>
                <w:sz w:val="22"/>
                <w:szCs w:val="22"/>
                <w:rtl w:val="0"/>
              </w:rPr>
              <w:t xml:space="preserve">Mauritius</w:t>
            </w:r>
          </w:p>
        </w:tc>
        <w:tc>
          <w:tcPr>
            <w:shd w:fill="feeecc" w:val="clear"/>
            <w:vAlign w:val="bottom"/>
          </w:tcPr>
          <w:p w:rsidR="00000000" w:rsidDel="00000000" w:rsidP="00000000" w:rsidRDefault="00000000" w:rsidRPr="00000000" w14:paraId="00000183">
            <w:pPr>
              <w:jc w:val="right"/>
              <w:rPr>
                <w:sz w:val="22"/>
                <w:szCs w:val="22"/>
              </w:rPr>
            </w:pPr>
            <w:r w:rsidDel="00000000" w:rsidR="00000000" w:rsidRPr="00000000">
              <w:rPr>
                <w:sz w:val="22"/>
                <w:szCs w:val="22"/>
                <w:rtl w:val="0"/>
              </w:rPr>
              <w:t xml:space="preserve">64.2168</w:t>
            </w:r>
          </w:p>
        </w:tc>
      </w:tr>
      <w:tr>
        <w:trPr>
          <w:cantSplit w:val="0"/>
          <w:trHeight w:val="280" w:hRule="atLeast"/>
          <w:tblHeader w:val="0"/>
        </w:trPr>
        <w:tc>
          <w:tcPr>
            <w:shd w:fill="c0e6f5" w:val="clear"/>
            <w:vAlign w:val="bottom"/>
          </w:tcPr>
          <w:p w:rsidR="00000000" w:rsidDel="00000000" w:rsidP="00000000" w:rsidRDefault="00000000" w:rsidRPr="00000000" w14:paraId="00000184">
            <w:pPr>
              <w:jc w:val="right"/>
              <w:rPr>
                <w:sz w:val="22"/>
                <w:szCs w:val="22"/>
              </w:rPr>
            </w:pPr>
            <w:r w:rsidDel="00000000" w:rsidR="00000000" w:rsidRPr="00000000">
              <w:rPr>
                <w:sz w:val="22"/>
                <w:szCs w:val="22"/>
                <w:rtl w:val="0"/>
              </w:rPr>
              <w:t xml:space="preserve">109</w:t>
            </w:r>
          </w:p>
        </w:tc>
        <w:tc>
          <w:tcPr>
            <w:shd w:fill="c0e6f5" w:val="clear"/>
            <w:vAlign w:val="bottom"/>
          </w:tcPr>
          <w:p w:rsidR="00000000" w:rsidDel="00000000" w:rsidP="00000000" w:rsidRDefault="00000000" w:rsidRPr="00000000" w14:paraId="00000185">
            <w:pPr>
              <w:rPr>
                <w:sz w:val="22"/>
                <w:szCs w:val="22"/>
              </w:rPr>
            </w:pPr>
            <w:r w:rsidDel="00000000" w:rsidR="00000000" w:rsidRPr="00000000">
              <w:rPr>
                <w:sz w:val="22"/>
                <w:szCs w:val="22"/>
                <w:rtl w:val="0"/>
              </w:rPr>
              <w:t xml:space="preserve">Dominican Rep.</w:t>
            </w:r>
          </w:p>
        </w:tc>
        <w:tc>
          <w:tcPr>
            <w:shd w:fill="feedcc" w:val="clear"/>
            <w:vAlign w:val="bottom"/>
          </w:tcPr>
          <w:p w:rsidR="00000000" w:rsidDel="00000000" w:rsidP="00000000" w:rsidRDefault="00000000" w:rsidRPr="00000000" w14:paraId="00000186">
            <w:pPr>
              <w:jc w:val="right"/>
              <w:rPr>
                <w:sz w:val="22"/>
                <w:szCs w:val="22"/>
              </w:rPr>
            </w:pPr>
            <w:r w:rsidDel="00000000" w:rsidR="00000000" w:rsidRPr="00000000">
              <w:rPr>
                <w:sz w:val="22"/>
                <w:szCs w:val="22"/>
                <w:rtl w:val="0"/>
              </w:rPr>
              <w:t xml:space="preserve">63.5717</w:t>
            </w:r>
          </w:p>
        </w:tc>
      </w:tr>
      <w:tr>
        <w:trPr>
          <w:cantSplit w:val="0"/>
          <w:trHeight w:val="280" w:hRule="atLeast"/>
          <w:tblHeader w:val="0"/>
        </w:trPr>
        <w:tc>
          <w:tcPr>
            <w:vAlign w:val="bottom"/>
          </w:tcPr>
          <w:p w:rsidR="00000000" w:rsidDel="00000000" w:rsidP="00000000" w:rsidRDefault="00000000" w:rsidRPr="00000000" w14:paraId="00000187">
            <w:pPr>
              <w:jc w:val="right"/>
              <w:rPr>
                <w:sz w:val="22"/>
                <w:szCs w:val="22"/>
              </w:rPr>
            </w:pPr>
            <w:r w:rsidDel="00000000" w:rsidR="00000000" w:rsidRPr="00000000">
              <w:rPr>
                <w:sz w:val="22"/>
                <w:szCs w:val="22"/>
                <w:rtl w:val="0"/>
              </w:rPr>
              <w:t xml:space="preserve">110</w:t>
            </w:r>
          </w:p>
        </w:tc>
        <w:tc>
          <w:tcPr>
            <w:vAlign w:val="bottom"/>
          </w:tcPr>
          <w:p w:rsidR="00000000" w:rsidDel="00000000" w:rsidP="00000000" w:rsidRDefault="00000000" w:rsidRPr="00000000" w14:paraId="00000188">
            <w:pPr>
              <w:rPr>
                <w:sz w:val="22"/>
                <w:szCs w:val="22"/>
              </w:rPr>
            </w:pPr>
            <w:r w:rsidDel="00000000" w:rsidR="00000000" w:rsidRPr="00000000">
              <w:rPr>
                <w:sz w:val="22"/>
                <w:szCs w:val="22"/>
                <w:rtl w:val="0"/>
              </w:rPr>
              <w:t xml:space="preserve">Portugal</w:t>
            </w:r>
          </w:p>
        </w:tc>
        <w:tc>
          <w:tcPr>
            <w:shd w:fill="feedcc" w:val="clear"/>
            <w:vAlign w:val="bottom"/>
          </w:tcPr>
          <w:p w:rsidR="00000000" w:rsidDel="00000000" w:rsidP="00000000" w:rsidRDefault="00000000" w:rsidRPr="00000000" w14:paraId="00000189">
            <w:pPr>
              <w:jc w:val="right"/>
              <w:rPr>
                <w:sz w:val="22"/>
                <w:szCs w:val="22"/>
              </w:rPr>
            </w:pPr>
            <w:r w:rsidDel="00000000" w:rsidR="00000000" w:rsidRPr="00000000">
              <w:rPr>
                <w:sz w:val="22"/>
                <w:szCs w:val="22"/>
                <w:rtl w:val="0"/>
              </w:rPr>
              <w:t xml:space="preserve">63.5703</w:t>
            </w:r>
          </w:p>
        </w:tc>
      </w:tr>
      <w:tr>
        <w:trPr>
          <w:cantSplit w:val="0"/>
          <w:trHeight w:val="280" w:hRule="atLeast"/>
          <w:tblHeader w:val="0"/>
        </w:trPr>
        <w:tc>
          <w:tcPr>
            <w:shd w:fill="c0e6f5" w:val="clear"/>
            <w:vAlign w:val="bottom"/>
          </w:tcPr>
          <w:p w:rsidR="00000000" w:rsidDel="00000000" w:rsidP="00000000" w:rsidRDefault="00000000" w:rsidRPr="00000000" w14:paraId="0000018A">
            <w:pPr>
              <w:jc w:val="right"/>
              <w:rPr>
                <w:sz w:val="22"/>
                <w:szCs w:val="22"/>
              </w:rPr>
            </w:pPr>
            <w:r w:rsidDel="00000000" w:rsidR="00000000" w:rsidRPr="00000000">
              <w:rPr>
                <w:sz w:val="22"/>
                <w:szCs w:val="22"/>
                <w:rtl w:val="0"/>
              </w:rPr>
              <w:t xml:space="preserve">111</w:t>
            </w:r>
          </w:p>
        </w:tc>
        <w:tc>
          <w:tcPr>
            <w:shd w:fill="c0e6f5" w:val="clear"/>
            <w:vAlign w:val="bottom"/>
          </w:tcPr>
          <w:p w:rsidR="00000000" w:rsidDel="00000000" w:rsidP="00000000" w:rsidRDefault="00000000" w:rsidRPr="00000000" w14:paraId="0000018B">
            <w:pPr>
              <w:rPr>
                <w:sz w:val="22"/>
                <w:szCs w:val="22"/>
              </w:rPr>
            </w:pPr>
            <w:r w:rsidDel="00000000" w:rsidR="00000000" w:rsidRPr="00000000">
              <w:rPr>
                <w:sz w:val="22"/>
                <w:szCs w:val="22"/>
                <w:rtl w:val="0"/>
              </w:rPr>
              <w:t xml:space="preserve">Uruguay</w:t>
            </w:r>
          </w:p>
        </w:tc>
        <w:tc>
          <w:tcPr>
            <w:shd w:fill="fdedcc" w:val="clear"/>
            <w:vAlign w:val="bottom"/>
          </w:tcPr>
          <w:p w:rsidR="00000000" w:rsidDel="00000000" w:rsidP="00000000" w:rsidRDefault="00000000" w:rsidRPr="00000000" w14:paraId="0000018C">
            <w:pPr>
              <w:jc w:val="right"/>
              <w:rPr>
                <w:sz w:val="22"/>
                <w:szCs w:val="22"/>
              </w:rPr>
            </w:pPr>
            <w:r w:rsidDel="00000000" w:rsidR="00000000" w:rsidRPr="00000000">
              <w:rPr>
                <w:sz w:val="22"/>
                <w:szCs w:val="22"/>
                <w:rtl w:val="0"/>
              </w:rPr>
              <w:t xml:space="preserve">63.0596</w:t>
            </w:r>
          </w:p>
        </w:tc>
      </w:tr>
      <w:tr>
        <w:trPr>
          <w:cantSplit w:val="0"/>
          <w:trHeight w:val="280" w:hRule="atLeast"/>
          <w:tblHeader w:val="0"/>
        </w:trPr>
        <w:tc>
          <w:tcPr>
            <w:vAlign w:val="bottom"/>
          </w:tcPr>
          <w:p w:rsidR="00000000" w:rsidDel="00000000" w:rsidP="00000000" w:rsidRDefault="00000000" w:rsidRPr="00000000" w14:paraId="0000018D">
            <w:pPr>
              <w:jc w:val="right"/>
              <w:rPr>
                <w:sz w:val="22"/>
                <w:szCs w:val="22"/>
              </w:rPr>
            </w:pPr>
            <w:r w:rsidDel="00000000" w:rsidR="00000000" w:rsidRPr="00000000">
              <w:rPr>
                <w:sz w:val="22"/>
                <w:szCs w:val="22"/>
                <w:rtl w:val="0"/>
              </w:rPr>
              <w:t xml:space="preserve">112</w:t>
            </w:r>
          </w:p>
        </w:tc>
        <w:tc>
          <w:tcPr>
            <w:vAlign w:val="bottom"/>
          </w:tcPr>
          <w:p w:rsidR="00000000" w:rsidDel="00000000" w:rsidP="00000000" w:rsidRDefault="00000000" w:rsidRPr="00000000" w14:paraId="0000018E">
            <w:pPr>
              <w:rPr>
                <w:sz w:val="22"/>
                <w:szCs w:val="22"/>
              </w:rPr>
            </w:pPr>
            <w:r w:rsidDel="00000000" w:rsidR="00000000" w:rsidRPr="00000000">
              <w:rPr>
                <w:sz w:val="22"/>
                <w:szCs w:val="22"/>
                <w:rtl w:val="0"/>
              </w:rPr>
              <w:t xml:space="preserve">Cambodia</w:t>
            </w:r>
          </w:p>
        </w:tc>
        <w:tc>
          <w:tcPr>
            <w:shd w:fill="fdedcc" w:val="clear"/>
            <w:vAlign w:val="bottom"/>
          </w:tcPr>
          <w:p w:rsidR="00000000" w:rsidDel="00000000" w:rsidP="00000000" w:rsidRDefault="00000000" w:rsidRPr="00000000" w14:paraId="0000018F">
            <w:pPr>
              <w:jc w:val="right"/>
              <w:rPr>
                <w:sz w:val="22"/>
                <w:szCs w:val="22"/>
              </w:rPr>
            </w:pPr>
            <w:r w:rsidDel="00000000" w:rsidR="00000000" w:rsidRPr="00000000">
              <w:rPr>
                <w:sz w:val="22"/>
                <w:szCs w:val="22"/>
                <w:rtl w:val="0"/>
              </w:rPr>
              <w:t xml:space="preserve">63.0251</w:t>
            </w:r>
          </w:p>
        </w:tc>
      </w:tr>
      <w:tr>
        <w:trPr>
          <w:cantSplit w:val="0"/>
          <w:trHeight w:val="280" w:hRule="atLeast"/>
          <w:tblHeader w:val="0"/>
        </w:trPr>
        <w:tc>
          <w:tcPr>
            <w:shd w:fill="c0e6f5" w:val="clear"/>
            <w:vAlign w:val="bottom"/>
          </w:tcPr>
          <w:p w:rsidR="00000000" w:rsidDel="00000000" w:rsidP="00000000" w:rsidRDefault="00000000" w:rsidRPr="00000000" w14:paraId="00000190">
            <w:pPr>
              <w:jc w:val="right"/>
              <w:rPr>
                <w:sz w:val="22"/>
                <w:szCs w:val="22"/>
              </w:rPr>
            </w:pPr>
            <w:r w:rsidDel="00000000" w:rsidR="00000000" w:rsidRPr="00000000">
              <w:rPr>
                <w:sz w:val="22"/>
                <w:szCs w:val="22"/>
                <w:rtl w:val="0"/>
              </w:rPr>
              <w:t xml:space="preserve">113</w:t>
            </w:r>
          </w:p>
        </w:tc>
        <w:tc>
          <w:tcPr>
            <w:shd w:fill="c0e6f5" w:val="clear"/>
            <w:vAlign w:val="bottom"/>
          </w:tcPr>
          <w:p w:rsidR="00000000" w:rsidDel="00000000" w:rsidP="00000000" w:rsidRDefault="00000000" w:rsidRPr="00000000" w14:paraId="00000191">
            <w:pPr>
              <w:rPr>
                <w:sz w:val="22"/>
                <w:szCs w:val="22"/>
              </w:rPr>
            </w:pPr>
            <w:r w:rsidDel="00000000" w:rsidR="00000000" w:rsidRPr="00000000">
              <w:rPr>
                <w:sz w:val="22"/>
                <w:szCs w:val="22"/>
                <w:rtl w:val="0"/>
              </w:rPr>
              <w:t xml:space="preserve">Belize</w:t>
            </w:r>
          </w:p>
        </w:tc>
        <w:tc>
          <w:tcPr>
            <w:shd w:fill="fdeccc" w:val="clear"/>
            <w:vAlign w:val="bottom"/>
          </w:tcPr>
          <w:p w:rsidR="00000000" w:rsidDel="00000000" w:rsidP="00000000" w:rsidRDefault="00000000" w:rsidRPr="00000000" w14:paraId="00000192">
            <w:pPr>
              <w:jc w:val="right"/>
              <w:rPr>
                <w:sz w:val="22"/>
                <w:szCs w:val="22"/>
              </w:rPr>
            </w:pPr>
            <w:r w:rsidDel="00000000" w:rsidR="00000000" w:rsidRPr="00000000">
              <w:rPr>
                <w:sz w:val="22"/>
                <w:szCs w:val="22"/>
                <w:rtl w:val="0"/>
              </w:rPr>
              <w:t xml:space="preserve">62.5318</w:t>
            </w:r>
          </w:p>
        </w:tc>
      </w:tr>
      <w:tr>
        <w:trPr>
          <w:cantSplit w:val="0"/>
          <w:trHeight w:val="280" w:hRule="atLeast"/>
          <w:tblHeader w:val="0"/>
        </w:trPr>
        <w:tc>
          <w:tcPr>
            <w:vAlign w:val="bottom"/>
          </w:tcPr>
          <w:p w:rsidR="00000000" w:rsidDel="00000000" w:rsidP="00000000" w:rsidRDefault="00000000" w:rsidRPr="00000000" w14:paraId="00000193">
            <w:pPr>
              <w:jc w:val="right"/>
              <w:rPr>
                <w:sz w:val="22"/>
                <w:szCs w:val="22"/>
              </w:rPr>
            </w:pPr>
            <w:r w:rsidDel="00000000" w:rsidR="00000000" w:rsidRPr="00000000">
              <w:rPr>
                <w:sz w:val="22"/>
                <w:szCs w:val="22"/>
                <w:rtl w:val="0"/>
              </w:rPr>
              <w:t xml:space="preserve">114</w:t>
            </w:r>
          </w:p>
        </w:tc>
        <w:tc>
          <w:tcPr>
            <w:vAlign w:val="bottom"/>
          </w:tcPr>
          <w:p w:rsidR="00000000" w:rsidDel="00000000" w:rsidP="00000000" w:rsidRDefault="00000000" w:rsidRPr="00000000" w14:paraId="00000194">
            <w:pPr>
              <w:rPr>
                <w:sz w:val="22"/>
                <w:szCs w:val="22"/>
              </w:rPr>
            </w:pPr>
            <w:r w:rsidDel="00000000" w:rsidR="00000000" w:rsidRPr="00000000">
              <w:rPr>
                <w:sz w:val="22"/>
                <w:szCs w:val="22"/>
                <w:rtl w:val="0"/>
              </w:rPr>
              <w:t xml:space="preserve">Dem. Rep. of the Congo</w:t>
            </w:r>
          </w:p>
        </w:tc>
        <w:tc>
          <w:tcPr>
            <w:shd w:fill="fdeccc" w:val="clear"/>
            <w:vAlign w:val="bottom"/>
          </w:tcPr>
          <w:p w:rsidR="00000000" w:rsidDel="00000000" w:rsidP="00000000" w:rsidRDefault="00000000" w:rsidRPr="00000000" w14:paraId="00000195">
            <w:pPr>
              <w:jc w:val="right"/>
              <w:rPr>
                <w:sz w:val="22"/>
                <w:szCs w:val="22"/>
              </w:rPr>
            </w:pPr>
            <w:r w:rsidDel="00000000" w:rsidR="00000000" w:rsidRPr="00000000">
              <w:rPr>
                <w:sz w:val="22"/>
                <w:szCs w:val="22"/>
                <w:rtl w:val="0"/>
              </w:rPr>
              <w:t xml:space="preserve">62.2995</w:t>
            </w:r>
          </w:p>
        </w:tc>
      </w:tr>
      <w:tr>
        <w:trPr>
          <w:cantSplit w:val="0"/>
          <w:trHeight w:val="280" w:hRule="atLeast"/>
          <w:tblHeader w:val="0"/>
        </w:trPr>
        <w:tc>
          <w:tcPr>
            <w:shd w:fill="c0e6f5" w:val="clear"/>
            <w:vAlign w:val="bottom"/>
          </w:tcPr>
          <w:p w:rsidR="00000000" w:rsidDel="00000000" w:rsidP="00000000" w:rsidRDefault="00000000" w:rsidRPr="00000000" w14:paraId="00000196">
            <w:pPr>
              <w:jc w:val="right"/>
              <w:rPr>
                <w:sz w:val="22"/>
                <w:szCs w:val="22"/>
              </w:rPr>
            </w:pPr>
            <w:r w:rsidDel="00000000" w:rsidR="00000000" w:rsidRPr="00000000">
              <w:rPr>
                <w:sz w:val="22"/>
                <w:szCs w:val="22"/>
                <w:rtl w:val="0"/>
              </w:rPr>
              <w:t xml:space="preserve">115</w:t>
            </w:r>
          </w:p>
        </w:tc>
        <w:tc>
          <w:tcPr>
            <w:shd w:fill="c0e6f5" w:val="clear"/>
            <w:vAlign w:val="bottom"/>
          </w:tcPr>
          <w:p w:rsidR="00000000" w:rsidDel="00000000" w:rsidP="00000000" w:rsidRDefault="00000000" w:rsidRPr="00000000" w14:paraId="00000197">
            <w:pPr>
              <w:rPr>
                <w:sz w:val="22"/>
                <w:szCs w:val="22"/>
              </w:rPr>
            </w:pPr>
            <w:r w:rsidDel="00000000" w:rsidR="00000000" w:rsidRPr="00000000">
              <w:rPr>
                <w:sz w:val="22"/>
                <w:szCs w:val="22"/>
                <w:rtl w:val="0"/>
              </w:rPr>
              <w:t xml:space="preserve">Costa Rica</w:t>
            </w:r>
          </w:p>
        </w:tc>
        <w:tc>
          <w:tcPr>
            <w:shd w:fill="fdeccc" w:val="clear"/>
            <w:vAlign w:val="bottom"/>
          </w:tcPr>
          <w:p w:rsidR="00000000" w:rsidDel="00000000" w:rsidP="00000000" w:rsidRDefault="00000000" w:rsidRPr="00000000" w14:paraId="00000198">
            <w:pPr>
              <w:jc w:val="right"/>
              <w:rPr>
                <w:sz w:val="22"/>
                <w:szCs w:val="22"/>
              </w:rPr>
            </w:pPr>
            <w:r w:rsidDel="00000000" w:rsidR="00000000" w:rsidRPr="00000000">
              <w:rPr>
                <w:sz w:val="22"/>
                <w:szCs w:val="22"/>
                <w:rtl w:val="0"/>
              </w:rPr>
              <w:t xml:space="preserve">62.1794</w:t>
            </w:r>
          </w:p>
        </w:tc>
      </w:tr>
      <w:tr>
        <w:trPr>
          <w:cantSplit w:val="0"/>
          <w:trHeight w:val="280" w:hRule="atLeast"/>
          <w:tblHeader w:val="0"/>
        </w:trPr>
        <w:tc>
          <w:tcPr>
            <w:vAlign w:val="bottom"/>
          </w:tcPr>
          <w:p w:rsidR="00000000" w:rsidDel="00000000" w:rsidP="00000000" w:rsidRDefault="00000000" w:rsidRPr="00000000" w14:paraId="00000199">
            <w:pPr>
              <w:jc w:val="right"/>
              <w:rPr>
                <w:sz w:val="22"/>
                <w:szCs w:val="22"/>
              </w:rPr>
            </w:pPr>
            <w:r w:rsidDel="00000000" w:rsidR="00000000" w:rsidRPr="00000000">
              <w:rPr>
                <w:sz w:val="22"/>
                <w:szCs w:val="22"/>
                <w:rtl w:val="0"/>
              </w:rPr>
              <w:t xml:space="preserve">116</w:t>
            </w:r>
          </w:p>
        </w:tc>
        <w:tc>
          <w:tcPr>
            <w:vAlign w:val="bottom"/>
          </w:tcPr>
          <w:p w:rsidR="00000000" w:rsidDel="00000000" w:rsidP="00000000" w:rsidRDefault="00000000" w:rsidRPr="00000000" w14:paraId="0000019A">
            <w:pPr>
              <w:rPr>
                <w:sz w:val="22"/>
                <w:szCs w:val="22"/>
              </w:rPr>
            </w:pPr>
            <w:r w:rsidDel="00000000" w:rsidR="00000000" w:rsidRPr="00000000">
              <w:rPr>
                <w:sz w:val="22"/>
                <w:szCs w:val="22"/>
                <w:rtl w:val="0"/>
              </w:rPr>
              <w:t xml:space="preserve">Greece</w:t>
            </w:r>
          </w:p>
        </w:tc>
        <w:tc>
          <w:tcPr>
            <w:shd w:fill="fdeccc" w:val="clear"/>
            <w:vAlign w:val="bottom"/>
          </w:tcPr>
          <w:p w:rsidR="00000000" w:rsidDel="00000000" w:rsidP="00000000" w:rsidRDefault="00000000" w:rsidRPr="00000000" w14:paraId="0000019B">
            <w:pPr>
              <w:jc w:val="right"/>
              <w:rPr>
                <w:sz w:val="22"/>
                <w:szCs w:val="22"/>
              </w:rPr>
            </w:pPr>
            <w:r w:rsidDel="00000000" w:rsidR="00000000" w:rsidRPr="00000000">
              <w:rPr>
                <w:sz w:val="22"/>
                <w:szCs w:val="22"/>
                <w:rtl w:val="0"/>
              </w:rPr>
              <w:t xml:space="preserve">62.1611</w:t>
            </w:r>
          </w:p>
        </w:tc>
      </w:tr>
      <w:tr>
        <w:trPr>
          <w:cantSplit w:val="0"/>
          <w:trHeight w:val="280" w:hRule="atLeast"/>
          <w:tblHeader w:val="0"/>
        </w:trPr>
        <w:tc>
          <w:tcPr>
            <w:shd w:fill="c0e6f5" w:val="clear"/>
            <w:vAlign w:val="bottom"/>
          </w:tcPr>
          <w:p w:rsidR="00000000" w:rsidDel="00000000" w:rsidP="00000000" w:rsidRDefault="00000000" w:rsidRPr="00000000" w14:paraId="0000019C">
            <w:pPr>
              <w:jc w:val="right"/>
              <w:rPr>
                <w:sz w:val="22"/>
                <w:szCs w:val="22"/>
              </w:rPr>
            </w:pPr>
            <w:r w:rsidDel="00000000" w:rsidR="00000000" w:rsidRPr="00000000">
              <w:rPr>
                <w:sz w:val="22"/>
                <w:szCs w:val="22"/>
                <w:rtl w:val="0"/>
              </w:rPr>
              <w:t xml:space="preserve">117</w:t>
            </w:r>
          </w:p>
        </w:tc>
        <w:tc>
          <w:tcPr>
            <w:shd w:fill="c0e6f5" w:val="clear"/>
            <w:vAlign w:val="bottom"/>
          </w:tcPr>
          <w:p w:rsidR="00000000" w:rsidDel="00000000" w:rsidP="00000000" w:rsidRDefault="00000000" w:rsidRPr="00000000" w14:paraId="0000019D">
            <w:pPr>
              <w:rPr>
                <w:sz w:val="22"/>
                <w:szCs w:val="22"/>
              </w:rPr>
            </w:pPr>
            <w:r w:rsidDel="00000000" w:rsidR="00000000" w:rsidRPr="00000000">
              <w:rPr>
                <w:sz w:val="22"/>
                <w:szCs w:val="22"/>
                <w:rtl w:val="0"/>
              </w:rPr>
              <w:t xml:space="preserve">Malta</w:t>
            </w:r>
          </w:p>
        </w:tc>
        <w:tc>
          <w:tcPr>
            <w:shd w:fill="fdeccc" w:val="clear"/>
            <w:vAlign w:val="bottom"/>
          </w:tcPr>
          <w:p w:rsidR="00000000" w:rsidDel="00000000" w:rsidP="00000000" w:rsidRDefault="00000000" w:rsidRPr="00000000" w14:paraId="0000019E">
            <w:pPr>
              <w:jc w:val="right"/>
              <w:rPr>
                <w:sz w:val="22"/>
                <w:szCs w:val="22"/>
              </w:rPr>
            </w:pPr>
            <w:r w:rsidDel="00000000" w:rsidR="00000000" w:rsidRPr="00000000">
              <w:rPr>
                <w:sz w:val="22"/>
                <w:szCs w:val="22"/>
                <w:rtl w:val="0"/>
              </w:rPr>
              <w:t xml:space="preserve">61.8418</w:t>
            </w:r>
          </w:p>
        </w:tc>
      </w:tr>
      <w:tr>
        <w:trPr>
          <w:cantSplit w:val="0"/>
          <w:trHeight w:val="280" w:hRule="atLeast"/>
          <w:tblHeader w:val="0"/>
        </w:trPr>
        <w:tc>
          <w:tcPr>
            <w:vAlign w:val="bottom"/>
          </w:tcPr>
          <w:p w:rsidR="00000000" w:rsidDel="00000000" w:rsidP="00000000" w:rsidRDefault="00000000" w:rsidRPr="00000000" w14:paraId="0000019F">
            <w:pPr>
              <w:jc w:val="right"/>
              <w:rPr>
                <w:sz w:val="22"/>
                <w:szCs w:val="22"/>
              </w:rPr>
            </w:pPr>
            <w:r w:rsidDel="00000000" w:rsidR="00000000" w:rsidRPr="00000000">
              <w:rPr>
                <w:sz w:val="22"/>
                <w:szCs w:val="22"/>
                <w:rtl w:val="0"/>
              </w:rPr>
              <w:t xml:space="preserve">118</w:t>
            </w:r>
          </w:p>
        </w:tc>
        <w:tc>
          <w:tcPr>
            <w:vAlign w:val="bottom"/>
          </w:tcPr>
          <w:p w:rsidR="00000000" w:rsidDel="00000000" w:rsidP="00000000" w:rsidRDefault="00000000" w:rsidRPr="00000000" w14:paraId="000001A0">
            <w:pPr>
              <w:rPr>
                <w:sz w:val="22"/>
                <w:szCs w:val="22"/>
              </w:rPr>
            </w:pPr>
            <w:r w:rsidDel="00000000" w:rsidR="00000000" w:rsidRPr="00000000">
              <w:rPr>
                <w:sz w:val="22"/>
                <w:szCs w:val="22"/>
                <w:rtl w:val="0"/>
              </w:rPr>
              <w:t xml:space="preserve">Cuba</w:t>
            </w:r>
          </w:p>
        </w:tc>
        <w:tc>
          <w:tcPr>
            <w:shd w:fill="fdebcc" w:val="clear"/>
            <w:vAlign w:val="bottom"/>
          </w:tcPr>
          <w:p w:rsidR="00000000" w:rsidDel="00000000" w:rsidP="00000000" w:rsidRDefault="00000000" w:rsidRPr="00000000" w14:paraId="000001A1">
            <w:pPr>
              <w:jc w:val="right"/>
              <w:rPr>
                <w:sz w:val="22"/>
                <w:szCs w:val="22"/>
              </w:rPr>
            </w:pPr>
            <w:r w:rsidDel="00000000" w:rsidR="00000000" w:rsidRPr="00000000">
              <w:rPr>
                <w:sz w:val="22"/>
                <w:szCs w:val="22"/>
                <w:rtl w:val="0"/>
              </w:rPr>
              <w:t xml:space="preserve">61.4897</w:t>
            </w:r>
          </w:p>
        </w:tc>
      </w:tr>
      <w:tr>
        <w:trPr>
          <w:cantSplit w:val="0"/>
          <w:trHeight w:val="280" w:hRule="atLeast"/>
          <w:tblHeader w:val="0"/>
        </w:trPr>
        <w:tc>
          <w:tcPr>
            <w:shd w:fill="c0e6f5" w:val="clear"/>
            <w:vAlign w:val="bottom"/>
          </w:tcPr>
          <w:p w:rsidR="00000000" w:rsidDel="00000000" w:rsidP="00000000" w:rsidRDefault="00000000" w:rsidRPr="00000000" w14:paraId="000001A2">
            <w:pPr>
              <w:jc w:val="right"/>
              <w:rPr>
                <w:sz w:val="22"/>
                <w:szCs w:val="22"/>
              </w:rPr>
            </w:pPr>
            <w:r w:rsidDel="00000000" w:rsidR="00000000" w:rsidRPr="00000000">
              <w:rPr>
                <w:sz w:val="22"/>
                <w:szCs w:val="22"/>
                <w:rtl w:val="0"/>
              </w:rPr>
              <w:t xml:space="preserve">119</w:t>
            </w:r>
          </w:p>
        </w:tc>
        <w:tc>
          <w:tcPr>
            <w:shd w:fill="c0e6f5" w:val="clear"/>
            <w:vAlign w:val="bottom"/>
          </w:tcPr>
          <w:p w:rsidR="00000000" w:rsidDel="00000000" w:rsidP="00000000" w:rsidRDefault="00000000" w:rsidRPr="00000000" w14:paraId="000001A3">
            <w:pPr>
              <w:rPr>
                <w:sz w:val="22"/>
                <w:szCs w:val="22"/>
              </w:rPr>
            </w:pPr>
            <w:r w:rsidDel="00000000" w:rsidR="00000000" w:rsidRPr="00000000">
              <w:rPr>
                <w:sz w:val="22"/>
                <w:szCs w:val="22"/>
                <w:rtl w:val="0"/>
              </w:rPr>
              <w:t xml:space="preserve">Niger</w:t>
            </w:r>
          </w:p>
        </w:tc>
        <w:tc>
          <w:tcPr>
            <w:shd w:fill="fdebcc" w:val="clear"/>
            <w:vAlign w:val="bottom"/>
          </w:tcPr>
          <w:p w:rsidR="00000000" w:rsidDel="00000000" w:rsidP="00000000" w:rsidRDefault="00000000" w:rsidRPr="00000000" w14:paraId="000001A4">
            <w:pPr>
              <w:jc w:val="right"/>
              <w:rPr>
                <w:sz w:val="22"/>
                <w:szCs w:val="22"/>
              </w:rPr>
            </w:pPr>
            <w:r w:rsidDel="00000000" w:rsidR="00000000" w:rsidRPr="00000000">
              <w:rPr>
                <w:sz w:val="22"/>
                <w:szCs w:val="22"/>
                <w:rtl w:val="0"/>
              </w:rPr>
              <w:t xml:space="preserve">61.1801</w:t>
            </w:r>
          </w:p>
        </w:tc>
      </w:tr>
      <w:tr>
        <w:trPr>
          <w:cantSplit w:val="0"/>
          <w:trHeight w:val="280" w:hRule="atLeast"/>
          <w:tblHeader w:val="0"/>
        </w:trPr>
        <w:tc>
          <w:tcPr>
            <w:vAlign w:val="bottom"/>
          </w:tcPr>
          <w:p w:rsidR="00000000" w:rsidDel="00000000" w:rsidP="00000000" w:rsidRDefault="00000000" w:rsidRPr="00000000" w14:paraId="000001A5">
            <w:pPr>
              <w:jc w:val="right"/>
              <w:rPr>
                <w:sz w:val="22"/>
                <w:szCs w:val="22"/>
              </w:rPr>
            </w:pPr>
            <w:r w:rsidDel="00000000" w:rsidR="00000000" w:rsidRPr="00000000">
              <w:rPr>
                <w:sz w:val="22"/>
                <w:szCs w:val="22"/>
                <w:rtl w:val="0"/>
              </w:rPr>
              <w:t xml:space="preserve">120</w:t>
            </w:r>
          </w:p>
        </w:tc>
        <w:tc>
          <w:tcPr>
            <w:vAlign w:val="bottom"/>
          </w:tcPr>
          <w:p w:rsidR="00000000" w:rsidDel="00000000" w:rsidP="00000000" w:rsidRDefault="00000000" w:rsidRPr="00000000" w14:paraId="000001A6">
            <w:pPr>
              <w:rPr>
                <w:sz w:val="22"/>
                <w:szCs w:val="22"/>
              </w:rPr>
            </w:pPr>
            <w:r w:rsidDel="00000000" w:rsidR="00000000" w:rsidRPr="00000000">
              <w:rPr>
                <w:sz w:val="22"/>
                <w:szCs w:val="22"/>
                <w:rtl w:val="0"/>
              </w:rPr>
              <w:t xml:space="preserve">Guatemala</w:t>
            </w:r>
          </w:p>
        </w:tc>
        <w:tc>
          <w:tcPr>
            <w:shd w:fill="fdebcc" w:val="clear"/>
            <w:vAlign w:val="bottom"/>
          </w:tcPr>
          <w:p w:rsidR="00000000" w:rsidDel="00000000" w:rsidP="00000000" w:rsidRDefault="00000000" w:rsidRPr="00000000" w14:paraId="000001A7">
            <w:pPr>
              <w:jc w:val="right"/>
              <w:rPr>
                <w:sz w:val="22"/>
                <w:szCs w:val="22"/>
              </w:rPr>
            </w:pPr>
            <w:r w:rsidDel="00000000" w:rsidR="00000000" w:rsidRPr="00000000">
              <w:rPr>
                <w:sz w:val="22"/>
                <w:szCs w:val="22"/>
                <w:rtl w:val="0"/>
              </w:rPr>
              <w:t xml:space="preserve">60.7645</w:t>
            </w:r>
          </w:p>
        </w:tc>
      </w:tr>
      <w:tr>
        <w:trPr>
          <w:cantSplit w:val="0"/>
          <w:trHeight w:val="280" w:hRule="atLeast"/>
          <w:tblHeader w:val="0"/>
        </w:trPr>
        <w:tc>
          <w:tcPr>
            <w:shd w:fill="c0e6f5" w:val="clear"/>
            <w:vAlign w:val="bottom"/>
          </w:tcPr>
          <w:p w:rsidR="00000000" w:rsidDel="00000000" w:rsidP="00000000" w:rsidRDefault="00000000" w:rsidRPr="00000000" w14:paraId="000001A8">
            <w:pPr>
              <w:jc w:val="right"/>
              <w:rPr>
                <w:sz w:val="22"/>
                <w:szCs w:val="22"/>
              </w:rPr>
            </w:pPr>
            <w:r w:rsidDel="00000000" w:rsidR="00000000" w:rsidRPr="00000000">
              <w:rPr>
                <w:sz w:val="22"/>
                <w:szCs w:val="22"/>
                <w:rtl w:val="0"/>
              </w:rPr>
              <w:t xml:space="preserve">121</w:t>
            </w:r>
          </w:p>
        </w:tc>
        <w:tc>
          <w:tcPr>
            <w:shd w:fill="c0e6f5" w:val="clear"/>
            <w:vAlign w:val="bottom"/>
          </w:tcPr>
          <w:p w:rsidR="00000000" w:rsidDel="00000000" w:rsidP="00000000" w:rsidRDefault="00000000" w:rsidRPr="00000000" w14:paraId="000001A9">
            <w:pPr>
              <w:rPr>
                <w:sz w:val="22"/>
                <w:szCs w:val="22"/>
              </w:rPr>
            </w:pPr>
            <w:r w:rsidDel="00000000" w:rsidR="00000000" w:rsidRPr="00000000">
              <w:rPr>
                <w:sz w:val="22"/>
                <w:szCs w:val="22"/>
                <w:rtl w:val="0"/>
              </w:rPr>
              <w:t xml:space="preserve">Bermuda</w:t>
            </w:r>
          </w:p>
        </w:tc>
        <w:tc>
          <w:tcPr>
            <w:shd w:fill="fdeacc" w:val="clear"/>
            <w:vAlign w:val="bottom"/>
          </w:tcPr>
          <w:p w:rsidR="00000000" w:rsidDel="00000000" w:rsidP="00000000" w:rsidRDefault="00000000" w:rsidRPr="00000000" w14:paraId="000001AA">
            <w:pPr>
              <w:jc w:val="right"/>
              <w:rPr>
                <w:sz w:val="22"/>
                <w:szCs w:val="22"/>
              </w:rPr>
            </w:pPr>
            <w:r w:rsidDel="00000000" w:rsidR="00000000" w:rsidRPr="00000000">
              <w:rPr>
                <w:sz w:val="22"/>
                <w:szCs w:val="22"/>
                <w:rtl w:val="0"/>
              </w:rPr>
              <w:t xml:space="preserve">60.5703</w:t>
            </w:r>
          </w:p>
        </w:tc>
      </w:tr>
      <w:tr>
        <w:trPr>
          <w:cantSplit w:val="0"/>
          <w:trHeight w:val="280" w:hRule="atLeast"/>
          <w:tblHeader w:val="0"/>
        </w:trPr>
        <w:tc>
          <w:tcPr>
            <w:vAlign w:val="bottom"/>
          </w:tcPr>
          <w:p w:rsidR="00000000" w:rsidDel="00000000" w:rsidP="00000000" w:rsidRDefault="00000000" w:rsidRPr="00000000" w14:paraId="000001AB">
            <w:pPr>
              <w:jc w:val="right"/>
              <w:rPr>
                <w:sz w:val="22"/>
                <w:szCs w:val="22"/>
              </w:rPr>
            </w:pPr>
            <w:r w:rsidDel="00000000" w:rsidR="00000000" w:rsidRPr="00000000">
              <w:rPr>
                <w:sz w:val="22"/>
                <w:szCs w:val="22"/>
                <w:rtl w:val="0"/>
              </w:rPr>
              <w:t xml:space="preserve">122</w:t>
            </w:r>
          </w:p>
        </w:tc>
        <w:tc>
          <w:tcPr>
            <w:vAlign w:val="bottom"/>
          </w:tcPr>
          <w:p w:rsidR="00000000" w:rsidDel="00000000" w:rsidP="00000000" w:rsidRDefault="00000000" w:rsidRPr="00000000" w14:paraId="000001AC">
            <w:pPr>
              <w:rPr>
                <w:sz w:val="22"/>
                <w:szCs w:val="22"/>
              </w:rPr>
            </w:pPr>
            <w:r w:rsidDel="00000000" w:rsidR="00000000" w:rsidRPr="00000000">
              <w:rPr>
                <w:sz w:val="22"/>
                <w:szCs w:val="22"/>
                <w:rtl w:val="0"/>
              </w:rPr>
              <w:t xml:space="preserve">Panama</w:t>
            </w:r>
          </w:p>
        </w:tc>
        <w:tc>
          <w:tcPr>
            <w:shd w:fill="fdeacc" w:val="clear"/>
            <w:vAlign w:val="bottom"/>
          </w:tcPr>
          <w:p w:rsidR="00000000" w:rsidDel="00000000" w:rsidP="00000000" w:rsidRDefault="00000000" w:rsidRPr="00000000" w14:paraId="000001AD">
            <w:pPr>
              <w:jc w:val="right"/>
              <w:rPr>
                <w:sz w:val="22"/>
                <w:szCs w:val="22"/>
              </w:rPr>
            </w:pPr>
            <w:r w:rsidDel="00000000" w:rsidR="00000000" w:rsidRPr="00000000">
              <w:rPr>
                <w:sz w:val="22"/>
                <w:szCs w:val="22"/>
                <w:rtl w:val="0"/>
              </w:rPr>
              <w:t xml:space="preserve">60.4450</w:t>
            </w:r>
          </w:p>
        </w:tc>
      </w:tr>
      <w:tr>
        <w:trPr>
          <w:cantSplit w:val="0"/>
          <w:trHeight w:val="280" w:hRule="atLeast"/>
          <w:tblHeader w:val="0"/>
        </w:trPr>
        <w:tc>
          <w:tcPr>
            <w:shd w:fill="c0e6f5" w:val="clear"/>
            <w:vAlign w:val="bottom"/>
          </w:tcPr>
          <w:p w:rsidR="00000000" w:rsidDel="00000000" w:rsidP="00000000" w:rsidRDefault="00000000" w:rsidRPr="00000000" w14:paraId="000001AE">
            <w:pPr>
              <w:jc w:val="right"/>
              <w:rPr>
                <w:sz w:val="22"/>
                <w:szCs w:val="22"/>
              </w:rPr>
            </w:pPr>
            <w:r w:rsidDel="00000000" w:rsidR="00000000" w:rsidRPr="00000000">
              <w:rPr>
                <w:sz w:val="22"/>
                <w:szCs w:val="22"/>
                <w:rtl w:val="0"/>
              </w:rPr>
              <w:t xml:space="preserve">123</w:t>
            </w:r>
          </w:p>
        </w:tc>
        <w:tc>
          <w:tcPr>
            <w:shd w:fill="c0e6f5" w:val="clear"/>
            <w:vAlign w:val="bottom"/>
          </w:tcPr>
          <w:p w:rsidR="00000000" w:rsidDel="00000000" w:rsidP="00000000" w:rsidRDefault="00000000" w:rsidRPr="00000000" w14:paraId="000001AF">
            <w:pPr>
              <w:rPr>
                <w:sz w:val="22"/>
                <w:szCs w:val="22"/>
              </w:rPr>
            </w:pPr>
            <w:r w:rsidDel="00000000" w:rsidR="00000000" w:rsidRPr="00000000">
              <w:rPr>
                <w:sz w:val="22"/>
                <w:szCs w:val="22"/>
                <w:rtl w:val="0"/>
              </w:rPr>
              <w:t xml:space="preserve">Rep. of Moldova</w:t>
            </w:r>
          </w:p>
        </w:tc>
        <w:tc>
          <w:tcPr>
            <w:shd w:fill="fdeacc" w:val="clear"/>
            <w:vAlign w:val="bottom"/>
          </w:tcPr>
          <w:p w:rsidR="00000000" w:rsidDel="00000000" w:rsidP="00000000" w:rsidRDefault="00000000" w:rsidRPr="00000000" w14:paraId="000001B0">
            <w:pPr>
              <w:jc w:val="right"/>
              <w:rPr>
                <w:sz w:val="22"/>
                <w:szCs w:val="22"/>
              </w:rPr>
            </w:pPr>
            <w:r w:rsidDel="00000000" w:rsidR="00000000" w:rsidRPr="00000000">
              <w:rPr>
                <w:sz w:val="22"/>
                <w:szCs w:val="22"/>
                <w:rtl w:val="0"/>
              </w:rPr>
              <w:t xml:space="preserve">60.2706</w:t>
            </w:r>
          </w:p>
        </w:tc>
      </w:tr>
      <w:tr>
        <w:trPr>
          <w:cantSplit w:val="0"/>
          <w:trHeight w:val="280" w:hRule="atLeast"/>
          <w:tblHeader w:val="0"/>
        </w:trPr>
        <w:tc>
          <w:tcPr>
            <w:vAlign w:val="bottom"/>
          </w:tcPr>
          <w:p w:rsidR="00000000" w:rsidDel="00000000" w:rsidP="00000000" w:rsidRDefault="00000000" w:rsidRPr="00000000" w14:paraId="000001B1">
            <w:pPr>
              <w:jc w:val="right"/>
              <w:rPr>
                <w:sz w:val="22"/>
                <w:szCs w:val="22"/>
              </w:rPr>
            </w:pPr>
            <w:r w:rsidDel="00000000" w:rsidR="00000000" w:rsidRPr="00000000">
              <w:rPr>
                <w:sz w:val="22"/>
                <w:szCs w:val="22"/>
                <w:rtl w:val="0"/>
              </w:rPr>
              <w:t xml:space="preserve">124</w:t>
            </w:r>
          </w:p>
        </w:tc>
        <w:tc>
          <w:tcPr>
            <w:vAlign w:val="bottom"/>
          </w:tcPr>
          <w:p w:rsidR="00000000" w:rsidDel="00000000" w:rsidP="00000000" w:rsidRDefault="00000000" w:rsidRPr="00000000" w14:paraId="000001B2">
            <w:pPr>
              <w:rPr>
                <w:sz w:val="22"/>
                <w:szCs w:val="22"/>
              </w:rPr>
            </w:pPr>
            <w:r w:rsidDel="00000000" w:rsidR="00000000" w:rsidRPr="00000000">
              <w:rPr>
                <w:sz w:val="22"/>
                <w:szCs w:val="22"/>
                <w:rtl w:val="0"/>
              </w:rPr>
              <w:t xml:space="preserve">Jordan</w:t>
            </w:r>
          </w:p>
        </w:tc>
        <w:tc>
          <w:tcPr>
            <w:shd w:fill="fce8cc" w:val="clear"/>
            <w:vAlign w:val="bottom"/>
          </w:tcPr>
          <w:p w:rsidR="00000000" w:rsidDel="00000000" w:rsidP="00000000" w:rsidRDefault="00000000" w:rsidRPr="00000000" w14:paraId="000001B3">
            <w:pPr>
              <w:jc w:val="right"/>
              <w:rPr>
                <w:sz w:val="22"/>
                <w:szCs w:val="22"/>
              </w:rPr>
            </w:pPr>
            <w:r w:rsidDel="00000000" w:rsidR="00000000" w:rsidRPr="00000000">
              <w:rPr>
                <w:sz w:val="22"/>
                <w:szCs w:val="22"/>
                <w:rtl w:val="0"/>
              </w:rPr>
              <w:t xml:space="preserve">58.3247</w:t>
            </w:r>
          </w:p>
        </w:tc>
      </w:tr>
      <w:tr>
        <w:trPr>
          <w:cantSplit w:val="0"/>
          <w:trHeight w:val="280" w:hRule="atLeast"/>
          <w:tblHeader w:val="0"/>
        </w:trPr>
        <w:tc>
          <w:tcPr>
            <w:shd w:fill="c0e6f5" w:val="clear"/>
            <w:vAlign w:val="bottom"/>
          </w:tcPr>
          <w:p w:rsidR="00000000" w:rsidDel="00000000" w:rsidP="00000000" w:rsidRDefault="00000000" w:rsidRPr="00000000" w14:paraId="000001B4">
            <w:pPr>
              <w:jc w:val="right"/>
              <w:rPr>
                <w:sz w:val="22"/>
                <w:szCs w:val="22"/>
              </w:rPr>
            </w:pPr>
            <w:r w:rsidDel="00000000" w:rsidR="00000000" w:rsidRPr="00000000">
              <w:rPr>
                <w:sz w:val="22"/>
                <w:szCs w:val="22"/>
                <w:rtl w:val="0"/>
              </w:rPr>
              <w:t xml:space="preserve">125</w:t>
            </w:r>
          </w:p>
        </w:tc>
        <w:tc>
          <w:tcPr>
            <w:shd w:fill="c0e6f5" w:val="clear"/>
            <w:vAlign w:val="bottom"/>
          </w:tcPr>
          <w:p w:rsidR="00000000" w:rsidDel="00000000" w:rsidP="00000000" w:rsidRDefault="00000000" w:rsidRPr="00000000" w14:paraId="000001B5">
            <w:pPr>
              <w:rPr>
                <w:sz w:val="22"/>
                <w:szCs w:val="22"/>
              </w:rPr>
            </w:pPr>
            <w:r w:rsidDel="00000000" w:rsidR="00000000" w:rsidRPr="00000000">
              <w:rPr>
                <w:sz w:val="22"/>
                <w:szCs w:val="22"/>
                <w:rtl w:val="0"/>
              </w:rPr>
              <w:t xml:space="preserve">Sri Lanka</w:t>
            </w:r>
          </w:p>
        </w:tc>
        <w:tc>
          <w:tcPr>
            <w:shd w:fill="fce7cc" w:val="clear"/>
            <w:vAlign w:val="bottom"/>
          </w:tcPr>
          <w:p w:rsidR="00000000" w:rsidDel="00000000" w:rsidP="00000000" w:rsidRDefault="00000000" w:rsidRPr="00000000" w14:paraId="000001B6">
            <w:pPr>
              <w:jc w:val="right"/>
              <w:rPr>
                <w:sz w:val="22"/>
                <w:szCs w:val="22"/>
              </w:rPr>
            </w:pPr>
            <w:r w:rsidDel="00000000" w:rsidR="00000000" w:rsidRPr="00000000">
              <w:rPr>
                <w:sz w:val="22"/>
                <w:szCs w:val="22"/>
                <w:rtl w:val="0"/>
              </w:rPr>
              <w:t xml:space="preserve">57.3326</w:t>
            </w:r>
          </w:p>
        </w:tc>
      </w:tr>
      <w:tr>
        <w:trPr>
          <w:cantSplit w:val="0"/>
          <w:trHeight w:val="280" w:hRule="atLeast"/>
          <w:tblHeader w:val="0"/>
        </w:trPr>
        <w:tc>
          <w:tcPr>
            <w:vAlign w:val="bottom"/>
          </w:tcPr>
          <w:p w:rsidR="00000000" w:rsidDel="00000000" w:rsidP="00000000" w:rsidRDefault="00000000" w:rsidRPr="00000000" w14:paraId="000001B7">
            <w:pPr>
              <w:jc w:val="right"/>
              <w:rPr>
                <w:sz w:val="22"/>
                <w:szCs w:val="22"/>
              </w:rPr>
            </w:pPr>
            <w:r w:rsidDel="00000000" w:rsidR="00000000" w:rsidRPr="00000000">
              <w:rPr>
                <w:sz w:val="22"/>
                <w:szCs w:val="22"/>
                <w:rtl w:val="0"/>
              </w:rPr>
              <w:t xml:space="preserve">126</w:t>
            </w:r>
          </w:p>
        </w:tc>
        <w:tc>
          <w:tcPr>
            <w:vAlign w:val="bottom"/>
          </w:tcPr>
          <w:p w:rsidR="00000000" w:rsidDel="00000000" w:rsidP="00000000" w:rsidRDefault="00000000" w:rsidRPr="00000000" w14:paraId="000001B8">
            <w:pPr>
              <w:rPr>
                <w:sz w:val="22"/>
                <w:szCs w:val="22"/>
              </w:rPr>
            </w:pPr>
            <w:r w:rsidDel="00000000" w:rsidR="00000000" w:rsidRPr="00000000">
              <w:rPr>
                <w:sz w:val="22"/>
                <w:szCs w:val="22"/>
                <w:rtl w:val="0"/>
              </w:rPr>
              <w:t xml:space="preserve">Jamaica</w:t>
            </w:r>
          </w:p>
        </w:tc>
        <w:tc>
          <w:tcPr>
            <w:shd w:fill="fce7cc" w:val="clear"/>
            <w:vAlign w:val="bottom"/>
          </w:tcPr>
          <w:p w:rsidR="00000000" w:rsidDel="00000000" w:rsidP="00000000" w:rsidRDefault="00000000" w:rsidRPr="00000000" w14:paraId="000001B9">
            <w:pPr>
              <w:jc w:val="right"/>
              <w:rPr>
                <w:sz w:val="22"/>
                <w:szCs w:val="22"/>
              </w:rPr>
            </w:pPr>
            <w:r w:rsidDel="00000000" w:rsidR="00000000" w:rsidRPr="00000000">
              <w:rPr>
                <w:sz w:val="22"/>
                <w:szCs w:val="22"/>
                <w:rtl w:val="0"/>
              </w:rPr>
              <w:t xml:space="preserve">57.2773</w:t>
            </w:r>
          </w:p>
        </w:tc>
      </w:tr>
      <w:tr>
        <w:trPr>
          <w:cantSplit w:val="0"/>
          <w:trHeight w:val="280" w:hRule="atLeast"/>
          <w:tblHeader w:val="0"/>
        </w:trPr>
        <w:tc>
          <w:tcPr>
            <w:shd w:fill="c0e6f5" w:val="clear"/>
            <w:vAlign w:val="bottom"/>
          </w:tcPr>
          <w:p w:rsidR="00000000" w:rsidDel="00000000" w:rsidP="00000000" w:rsidRDefault="00000000" w:rsidRPr="00000000" w14:paraId="000001BA">
            <w:pPr>
              <w:jc w:val="right"/>
              <w:rPr>
                <w:sz w:val="22"/>
                <w:szCs w:val="22"/>
              </w:rPr>
            </w:pPr>
            <w:r w:rsidDel="00000000" w:rsidR="00000000" w:rsidRPr="00000000">
              <w:rPr>
                <w:sz w:val="22"/>
                <w:szCs w:val="22"/>
                <w:rtl w:val="0"/>
              </w:rPr>
              <w:t xml:space="preserve">127</w:t>
            </w:r>
          </w:p>
        </w:tc>
        <w:tc>
          <w:tcPr>
            <w:shd w:fill="c0e6f5" w:val="clear"/>
            <w:vAlign w:val="bottom"/>
          </w:tcPr>
          <w:p w:rsidR="00000000" w:rsidDel="00000000" w:rsidP="00000000" w:rsidRDefault="00000000" w:rsidRPr="00000000" w14:paraId="000001BB">
            <w:pPr>
              <w:rPr>
                <w:sz w:val="22"/>
                <w:szCs w:val="22"/>
              </w:rPr>
            </w:pPr>
            <w:r w:rsidDel="00000000" w:rsidR="00000000" w:rsidRPr="00000000">
              <w:rPr>
                <w:sz w:val="22"/>
                <w:szCs w:val="22"/>
                <w:rtl w:val="0"/>
              </w:rPr>
              <w:t xml:space="preserve">Cayman Islands</w:t>
            </w:r>
          </w:p>
        </w:tc>
        <w:tc>
          <w:tcPr>
            <w:shd w:fill="fce7cc" w:val="clear"/>
            <w:vAlign w:val="bottom"/>
          </w:tcPr>
          <w:p w:rsidR="00000000" w:rsidDel="00000000" w:rsidP="00000000" w:rsidRDefault="00000000" w:rsidRPr="00000000" w14:paraId="000001BC">
            <w:pPr>
              <w:jc w:val="right"/>
              <w:rPr>
                <w:sz w:val="22"/>
                <w:szCs w:val="22"/>
              </w:rPr>
            </w:pPr>
            <w:r w:rsidDel="00000000" w:rsidR="00000000" w:rsidRPr="00000000">
              <w:rPr>
                <w:sz w:val="22"/>
                <w:szCs w:val="22"/>
                <w:rtl w:val="0"/>
              </w:rPr>
              <w:t xml:space="preserve">56.8369</w:t>
            </w:r>
          </w:p>
        </w:tc>
      </w:tr>
      <w:tr>
        <w:trPr>
          <w:cantSplit w:val="0"/>
          <w:trHeight w:val="280" w:hRule="atLeast"/>
          <w:tblHeader w:val="0"/>
        </w:trPr>
        <w:tc>
          <w:tcPr>
            <w:vAlign w:val="bottom"/>
          </w:tcPr>
          <w:p w:rsidR="00000000" w:rsidDel="00000000" w:rsidP="00000000" w:rsidRDefault="00000000" w:rsidRPr="00000000" w14:paraId="000001BD">
            <w:pPr>
              <w:jc w:val="right"/>
              <w:rPr>
                <w:sz w:val="22"/>
                <w:szCs w:val="22"/>
              </w:rPr>
            </w:pPr>
            <w:r w:rsidDel="00000000" w:rsidR="00000000" w:rsidRPr="00000000">
              <w:rPr>
                <w:sz w:val="22"/>
                <w:szCs w:val="22"/>
                <w:rtl w:val="0"/>
              </w:rPr>
              <w:t xml:space="preserve">128</w:t>
            </w:r>
          </w:p>
        </w:tc>
        <w:tc>
          <w:tcPr>
            <w:vAlign w:val="bottom"/>
          </w:tcPr>
          <w:p w:rsidR="00000000" w:rsidDel="00000000" w:rsidP="00000000" w:rsidRDefault="00000000" w:rsidRPr="00000000" w14:paraId="000001BE">
            <w:pPr>
              <w:rPr>
                <w:sz w:val="22"/>
                <w:szCs w:val="22"/>
              </w:rPr>
            </w:pPr>
            <w:r w:rsidDel="00000000" w:rsidR="00000000" w:rsidRPr="00000000">
              <w:rPr>
                <w:sz w:val="22"/>
                <w:szCs w:val="22"/>
                <w:rtl w:val="0"/>
              </w:rPr>
              <w:t xml:space="preserve">Nepal</w:t>
            </w:r>
          </w:p>
        </w:tc>
        <w:tc>
          <w:tcPr>
            <w:shd w:fill="fce7cc" w:val="clear"/>
            <w:vAlign w:val="bottom"/>
          </w:tcPr>
          <w:p w:rsidR="00000000" w:rsidDel="00000000" w:rsidP="00000000" w:rsidRDefault="00000000" w:rsidRPr="00000000" w14:paraId="000001BF">
            <w:pPr>
              <w:jc w:val="right"/>
              <w:rPr>
                <w:sz w:val="22"/>
                <w:szCs w:val="22"/>
              </w:rPr>
            </w:pPr>
            <w:r w:rsidDel="00000000" w:rsidR="00000000" w:rsidRPr="00000000">
              <w:rPr>
                <w:sz w:val="22"/>
                <w:szCs w:val="22"/>
                <w:rtl w:val="0"/>
              </w:rPr>
              <w:t xml:space="preserve">56.7802</w:t>
            </w:r>
          </w:p>
        </w:tc>
      </w:tr>
      <w:tr>
        <w:trPr>
          <w:cantSplit w:val="0"/>
          <w:trHeight w:val="280" w:hRule="atLeast"/>
          <w:tblHeader w:val="0"/>
        </w:trPr>
        <w:tc>
          <w:tcPr>
            <w:shd w:fill="c0e6f5" w:val="clear"/>
            <w:vAlign w:val="bottom"/>
          </w:tcPr>
          <w:p w:rsidR="00000000" w:rsidDel="00000000" w:rsidP="00000000" w:rsidRDefault="00000000" w:rsidRPr="00000000" w14:paraId="000001C0">
            <w:pPr>
              <w:jc w:val="right"/>
              <w:rPr>
                <w:sz w:val="22"/>
                <w:szCs w:val="22"/>
              </w:rPr>
            </w:pPr>
            <w:r w:rsidDel="00000000" w:rsidR="00000000" w:rsidRPr="00000000">
              <w:rPr>
                <w:sz w:val="22"/>
                <w:szCs w:val="22"/>
                <w:rtl w:val="0"/>
              </w:rPr>
              <w:t xml:space="preserve">129</w:t>
            </w:r>
          </w:p>
        </w:tc>
        <w:tc>
          <w:tcPr>
            <w:shd w:fill="c0e6f5" w:val="clear"/>
            <w:vAlign w:val="bottom"/>
          </w:tcPr>
          <w:p w:rsidR="00000000" w:rsidDel="00000000" w:rsidP="00000000" w:rsidRDefault="00000000" w:rsidRPr="00000000" w14:paraId="000001C1">
            <w:pPr>
              <w:rPr>
                <w:sz w:val="22"/>
                <w:szCs w:val="22"/>
              </w:rPr>
            </w:pPr>
            <w:r w:rsidDel="00000000" w:rsidR="00000000" w:rsidRPr="00000000">
              <w:rPr>
                <w:sz w:val="22"/>
                <w:szCs w:val="22"/>
                <w:rtl w:val="0"/>
              </w:rPr>
              <w:t xml:space="preserve">Ethiopia</w:t>
            </w:r>
          </w:p>
        </w:tc>
        <w:tc>
          <w:tcPr>
            <w:shd w:fill="fce6cc" w:val="clear"/>
            <w:vAlign w:val="bottom"/>
          </w:tcPr>
          <w:p w:rsidR="00000000" w:rsidDel="00000000" w:rsidP="00000000" w:rsidRDefault="00000000" w:rsidRPr="00000000" w14:paraId="000001C2">
            <w:pPr>
              <w:jc w:val="right"/>
              <w:rPr>
                <w:sz w:val="22"/>
                <w:szCs w:val="22"/>
              </w:rPr>
            </w:pPr>
            <w:r w:rsidDel="00000000" w:rsidR="00000000" w:rsidRPr="00000000">
              <w:rPr>
                <w:sz w:val="22"/>
                <w:szCs w:val="22"/>
                <w:rtl w:val="0"/>
              </w:rPr>
              <w:t xml:space="preserve">56.5017</w:t>
            </w:r>
          </w:p>
        </w:tc>
      </w:tr>
      <w:tr>
        <w:trPr>
          <w:cantSplit w:val="0"/>
          <w:trHeight w:val="280" w:hRule="atLeast"/>
          <w:tblHeader w:val="0"/>
        </w:trPr>
        <w:tc>
          <w:tcPr>
            <w:vAlign w:val="bottom"/>
          </w:tcPr>
          <w:p w:rsidR="00000000" w:rsidDel="00000000" w:rsidP="00000000" w:rsidRDefault="00000000" w:rsidRPr="00000000" w14:paraId="000001C3">
            <w:pPr>
              <w:jc w:val="right"/>
              <w:rPr>
                <w:sz w:val="22"/>
                <w:szCs w:val="22"/>
              </w:rPr>
            </w:pPr>
            <w:r w:rsidDel="00000000" w:rsidR="00000000" w:rsidRPr="00000000">
              <w:rPr>
                <w:sz w:val="22"/>
                <w:szCs w:val="22"/>
                <w:rtl w:val="0"/>
              </w:rPr>
              <w:t xml:space="preserve">130</w:t>
            </w:r>
          </w:p>
        </w:tc>
        <w:tc>
          <w:tcPr>
            <w:vAlign w:val="bottom"/>
          </w:tcPr>
          <w:p w:rsidR="00000000" w:rsidDel="00000000" w:rsidP="00000000" w:rsidRDefault="00000000" w:rsidRPr="00000000" w14:paraId="000001C4">
            <w:pPr>
              <w:rPr>
                <w:sz w:val="22"/>
                <w:szCs w:val="22"/>
              </w:rPr>
            </w:pPr>
            <w:r w:rsidDel="00000000" w:rsidR="00000000" w:rsidRPr="00000000">
              <w:rPr>
                <w:sz w:val="22"/>
                <w:szCs w:val="22"/>
                <w:rtl w:val="0"/>
              </w:rPr>
              <w:t xml:space="preserve">Morocco</w:t>
            </w:r>
          </w:p>
        </w:tc>
        <w:tc>
          <w:tcPr>
            <w:shd w:fill="fce6cc" w:val="clear"/>
            <w:vAlign w:val="bottom"/>
          </w:tcPr>
          <w:p w:rsidR="00000000" w:rsidDel="00000000" w:rsidP="00000000" w:rsidRDefault="00000000" w:rsidRPr="00000000" w14:paraId="000001C5">
            <w:pPr>
              <w:jc w:val="right"/>
              <w:rPr>
                <w:sz w:val="22"/>
                <w:szCs w:val="22"/>
              </w:rPr>
            </w:pPr>
            <w:r w:rsidDel="00000000" w:rsidR="00000000" w:rsidRPr="00000000">
              <w:rPr>
                <w:sz w:val="22"/>
                <w:szCs w:val="22"/>
                <w:rtl w:val="0"/>
              </w:rPr>
              <w:t xml:space="preserve">56.4209</w:t>
            </w:r>
          </w:p>
        </w:tc>
      </w:tr>
      <w:tr>
        <w:trPr>
          <w:cantSplit w:val="0"/>
          <w:trHeight w:val="280" w:hRule="atLeast"/>
          <w:tblHeader w:val="0"/>
        </w:trPr>
        <w:tc>
          <w:tcPr>
            <w:shd w:fill="c0e6f5" w:val="clear"/>
            <w:vAlign w:val="bottom"/>
          </w:tcPr>
          <w:p w:rsidR="00000000" w:rsidDel="00000000" w:rsidP="00000000" w:rsidRDefault="00000000" w:rsidRPr="00000000" w14:paraId="000001C6">
            <w:pPr>
              <w:jc w:val="right"/>
              <w:rPr>
                <w:sz w:val="22"/>
                <w:szCs w:val="22"/>
              </w:rPr>
            </w:pPr>
            <w:r w:rsidDel="00000000" w:rsidR="00000000" w:rsidRPr="00000000">
              <w:rPr>
                <w:sz w:val="22"/>
                <w:szCs w:val="22"/>
                <w:rtl w:val="0"/>
              </w:rPr>
              <w:t xml:space="preserve">131</w:t>
            </w:r>
          </w:p>
        </w:tc>
        <w:tc>
          <w:tcPr>
            <w:shd w:fill="c0e6f5" w:val="clear"/>
            <w:vAlign w:val="bottom"/>
          </w:tcPr>
          <w:p w:rsidR="00000000" w:rsidDel="00000000" w:rsidP="00000000" w:rsidRDefault="00000000" w:rsidRPr="00000000" w14:paraId="000001C7">
            <w:pPr>
              <w:rPr>
                <w:sz w:val="22"/>
                <w:szCs w:val="22"/>
              </w:rPr>
            </w:pPr>
            <w:r w:rsidDel="00000000" w:rsidR="00000000" w:rsidRPr="00000000">
              <w:rPr>
                <w:sz w:val="22"/>
                <w:szCs w:val="22"/>
                <w:rtl w:val="0"/>
              </w:rPr>
              <w:t xml:space="preserve">Lithuania</w:t>
            </w:r>
          </w:p>
        </w:tc>
        <w:tc>
          <w:tcPr>
            <w:shd w:fill="fce6cc" w:val="clear"/>
            <w:vAlign w:val="bottom"/>
          </w:tcPr>
          <w:p w:rsidR="00000000" w:rsidDel="00000000" w:rsidP="00000000" w:rsidRDefault="00000000" w:rsidRPr="00000000" w14:paraId="000001C8">
            <w:pPr>
              <w:jc w:val="right"/>
              <w:rPr>
                <w:sz w:val="22"/>
                <w:szCs w:val="22"/>
              </w:rPr>
            </w:pPr>
            <w:r w:rsidDel="00000000" w:rsidR="00000000" w:rsidRPr="00000000">
              <w:rPr>
                <w:sz w:val="22"/>
                <w:szCs w:val="22"/>
                <w:rtl w:val="0"/>
              </w:rPr>
              <w:t xml:space="preserve">56.3697</w:t>
            </w:r>
          </w:p>
        </w:tc>
      </w:tr>
      <w:tr>
        <w:trPr>
          <w:cantSplit w:val="0"/>
          <w:trHeight w:val="280" w:hRule="atLeast"/>
          <w:tblHeader w:val="0"/>
        </w:trPr>
        <w:tc>
          <w:tcPr>
            <w:vAlign w:val="bottom"/>
          </w:tcPr>
          <w:p w:rsidR="00000000" w:rsidDel="00000000" w:rsidP="00000000" w:rsidRDefault="00000000" w:rsidRPr="00000000" w14:paraId="000001C9">
            <w:pPr>
              <w:jc w:val="right"/>
              <w:rPr>
                <w:sz w:val="22"/>
                <w:szCs w:val="22"/>
              </w:rPr>
            </w:pPr>
            <w:r w:rsidDel="00000000" w:rsidR="00000000" w:rsidRPr="00000000">
              <w:rPr>
                <w:sz w:val="22"/>
                <w:szCs w:val="22"/>
                <w:rtl w:val="0"/>
              </w:rPr>
              <w:t xml:space="preserve">132</w:t>
            </w:r>
          </w:p>
        </w:tc>
        <w:tc>
          <w:tcPr>
            <w:vAlign w:val="bottom"/>
          </w:tcPr>
          <w:p w:rsidR="00000000" w:rsidDel="00000000" w:rsidP="00000000" w:rsidRDefault="00000000" w:rsidRPr="00000000" w14:paraId="000001CA">
            <w:pPr>
              <w:rPr>
                <w:sz w:val="22"/>
                <w:szCs w:val="22"/>
              </w:rPr>
            </w:pPr>
            <w:r w:rsidDel="00000000" w:rsidR="00000000" w:rsidRPr="00000000">
              <w:rPr>
                <w:sz w:val="22"/>
                <w:szCs w:val="22"/>
                <w:rtl w:val="0"/>
              </w:rPr>
              <w:t xml:space="preserve">Rwanda</w:t>
            </w:r>
          </w:p>
        </w:tc>
        <w:tc>
          <w:tcPr>
            <w:shd w:fill="fce6cc" w:val="clear"/>
            <w:vAlign w:val="bottom"/>
          </w:tcPr>
          <w:p w:rsidR="00000000" w:rsidDel="00000000" w:rsidP="00000000" w:rsidRDefault="00000000" w:rsidRPr="00000000" w14:paraId="000001CB">
            <w:pPr>
              <w:jc w:val="right"/>
              <w:rPr>
                <w:sz w:val="22"/>
                <w:szCs w:val="22"/>
              </w:rPr>
            </w:pPr>
            <w:r w:rsidDel="00000000" w:rsidR="00000000" w:rsidRPr="00000000">
              <w:rPr>
                <w:sz w:val="22"/>
                <w:szCs w:val="22"/>
                <w:rtl w:val="0"/>
              </w:rPr>
              <w:t xml:space="preserve">56.1035</w:t>
            </w:r>
          </w:p>
        </w:tc>
      </w:tr>
      <w:tr>
        <w:trPr>
          <w:cantSplit w:val="0"/>
          <w:trHeight w:val="280" w:hRule="atLeast"/>
          <w:tblHeader w:val="0"/>
        </w:trPr>
        <w:tc>
          <w:tcPr>
            <w:shd w:fill="c0e6f5" w:val="clear"/>
            <w:vAlign w:val="bottom"/>
          </w:tcPr>
          <w:p w:rsidR="00000000" w:rsidDel="00000000" w:rsidP="00000000" w:rsidRDefault="00000000" w:rsidRPr="00000000" w14:paraId="000001CC">
            <w:pPr>
              <w:jc w:val="right"/>
              <w:rPr>
                <w:sz w:val="22"/>
                <w:szCs w:val="22"/>
              </w:rPr>
            </w:pPr>
            <w:r w:rsidDel="00000000" w:rsidR="00000000" w:rsidRPr="00000000">
              <w:rPr>
                <w:sz w:val="22"/>
                <w:szCs w:val="22"/>
                <w:rtl w:val="0"/>
              </w:rPr>
              <w:t xml:space="preserve">133</w:t>
            </w:r>
          </w:p>
        </w:tc>
        <w:tc>
          <w:tcPr>
            <w:shd w:fill="c0e6f5" w:val="clear"/>
            <w:vAlign w:val="bottom"/>
          </w:tcPr>
          <w:p w:rsidR="00000000" w:rsidDel="00000000" w:rsidP="00000000" w:rsidRDefault="00000000" w:rsidRPr="00000000" w14:paraId="000001CD">
            <w:pPr>
              <w:rPr>
                <w:sz w:val="22"/>
                <w:szCs w:val="22"/>
              </w:rPr>
            </w:pPr>
            <w:r w:rsidDel="00000000" w:rsidR="00000000" w:rsidRPr="00000000">
              <w:rPr>
                <w:sz w:val="22"/>
                <w:szCs w:val="22"/>
                <w:rtl w:val="0"/>
              </w:rPr>
              <w:t xml:space="preserve">French Polynesia</w:t>
            </w:r>
          </w:p>
        </w:tc>
        <w:tc>
          <w:tcPr>
            <w:shd w:fill="fbe5cc" w:val="clear"/>
            <w:vAlign w:val="bottom"/>
          </w:tcPr>
          <w:p w:rsidR="00000000" w:rsidDel="00000000" w:rsidP="00000000" w:rsidRDefault="00000000" w:rsidRPr="00000000" w14:paraId="000001CE">
            <w:pPr>
              <w:jc w:val="right"/>
              <w:rPr>
                <w:sz w:val="22"/>
                <w:szCs w:val="22"/>
              </w:rPr>
            </w:pPr>
            <w:r w:rsidDel="00000000" w:rsidR="00000000" w:rsidRPr="00000000">
              <w:rPr>
                <w:sz w:val="22"/>
                <w:szCs w:val="22"/>
                <w:rtl w:val="0"/>
              </w:rPr>
              <w:t xml:space="preserve">55.5526</w:t>
            </w:r>
          </w:p>
        </w:tc>
      </w:tr>
      <w:tr>
        <w:trPr>
          <w:cantSplit w:val="0"/>
          <w:trHeight w:val="280" w:hRule="atLeast"/>
          <w:tblHeader w:val="0"/>
        </w:trPr>
        <w:tc>
          <w:tcPr>
            <w:vAlign w:val="bottom"/>
          </w:tcPr>
          <w:p w:rsidR="00000000" w:rsidDel="00000000" w:rsidP="00000000" w:rsidRDefault="00000000" w:rsidRPr="00000000" w14:paraId="000001CF">
            <w:pPr>
              <w:jc w:val="right"/>
              <w:rPr>
                <w:sz w:val="22"/>
                <w:szCs w:val="22"/>
              </w:rPr>
            </w:pPr>
            <w:r w:rsidDel="00000000" w:rsidR="00000000" w:rsidRPr="00000000">
              <w:rPr>
                <w:sz w:val="22"/>
                <w:szCs w:val="22"/>
                <w:rtl w:val="0"/>
              </w:rPr>
              <w:t xml:space="preserve">134</w:t>
            </w:r>
          </w:p>
        </w:tc>
        <w:tc>
          <w:tcPr>
            <w:vAlign w:val="bottom"/>
          </w:tcPr>
          <w:p w:rsidR="00000000" w:rsidDel="00000000" w:rsidP="00000000" w:rsidRDefault="00000000" w:rsidRPr="00000000" w14:paraId="000001D0">
            <w:pPr>
              <w:rPr>
                <w:sz w:val="22"/>
                <w:szCs w:val="22"/>
              </w:rPr>
            </w:pPr>
            <w:r w:rsidDel="00000000" w:rsidR="00000000" w:rsidRPr="00000000">
              <w:rPr>
                <w:sz w:val="22"/>
                <w:szCs w:val="22"/>
                <w:rtl w:val="0"/>
              </w:rPr>
              <w:t xml:space="preserve">Barbados</w:t>
            </w:r>
          </w:p>
        </w:tc>
        <w:tc>
          <w:tcPr>
            <w:shd w:fill="fbe5cc" w:val="clear"/>
            <w:vAlign w:val="bottom"/>
          </w:tcPr>
          <w:p w:rsidR="00000000" w:rsidDel="00000000" w:rsidP="00000000" w:rsidRDefault="00000000" w:rsidRPr="00000000" w14:paraId="000001D1">
            <w:pPr>
              <w:jc w:val="right"/>
              <w:rPr>
                <w:sz w:val="22"/>
                <w:szCs w:val="22"/>
              </w:rPr>
            </w:pPr>
            <w:r w:rsidDel="00000000" w:rsidR="00000000" w:rsidRPr="00000000">
              <w:rPr>
                <w:sz w:val="22"/>
                <w:szCs w:val="22"/>
                <w:rtl w:val="0"/>
              </w:rPr>
              <w:t xml:space="preserve">55.5177</w:t>
            </w:r>
          </w:p>
        </w:tc>
      </w:tr>
      <w:tr>
        <w:trPr>
          <w:cantSplit w:val="0"/>
          <w:trHeight w:val="280" w:hRule="atLeast"/>
          <w:tblHeader w:val="0"/>
        </w:trPr>
        <w:tc>
          <w:tcPr>
            <w:shd w:fill="c0e6f5" w:val="clear"/>
            <w:vAlign w:val="bottom"/>
          </w:tcPr>
          <w:p w:rsidR="00000000" w:rsidDel="00000000" w:rsidP="00000000" w:rsidRDefault="00000000" w:rsidRPr="00000000" w14:paraId="000001D2">
            <w:pPr>
              <w:jc w:val="right"/>
              <w:rPr>
                <w:sz w:val="22"/>
                <w:szCs w:val="22"/>
              </w:rPr>
            </w:pPr>
            <w:r w:rsidDel="00000000" w:rsidR="00000000" w:rsidRPr="00000000">
              <w:rPr>
                <w:sz w:val="22"/>
                <w:szCs w:val="22"/>
                <w:rtl w:val="0"/>
              </w:rPr>
              <w:t xml:space="preserve">135</w:t>
            </w:r>
          </w:p>
        </w:tc>
        <w:tc>
          <w:tcPr>
            <w:shd w:fill="c0e6f5" w:val="clear"/>
            <w:vAlign w:val="bottom"/>
          </w:tcPr>
          <w:p w:rsidR="00000000" w:rsidDel="00000000" w:rsidP="00000000" w:rsidRDefault="00000000" w:rsidRPr="00000000" w14:paraId="000001D3">
            <w:pPr>
              <w:rPr>
                <w:sz w:val="22"/>
                <w:szCs w:val="22"/>
              </w:rPr>
            </w:pPr>
            <w:r w:rsidDel="00000000" w:rsidR="00000000" w:rsidRPr="00000000">
              <w:rPr>
                <w:sz w:val="22"/>
                <w:szCs w:val="22"/>
                <w:rtl w:val="0"/>
              </w:rPr>
              <w:t xml:space="preserve">Bahamas</w:t>
            </w:r>
          </w:p>
        </w:tc>
        <w:tc>
          <w:tcPr>
            <w:shd w:fill="fbe5cc" w:val="clear"/>
            <w:vAlign w:val="bottom"/>
          </w:tcPr>
          <w:p w:rsidR="00000000" w:rsidDel="00000000" w:rsidP="00000000" w:rsidRDefault="00000000" w:rsidRPr="00000000" w14:paraId="000001D4">
            <w:pPr>
              <w:jc w:val="right"/>
              <w:rPr>
                <w:sz w:val="22"/>
                <w:szCs w:val="22"/>
              </w:rPr>
            </w:pPr>
            <w:r w:rsidDel="00000000" w:rsidR="00000000" w:rsidRPr="00000000">
              <w:rPr>
                <w:sz w:val="22"/>
                <w:szCs w:val="22"/>
                <w:rtl w:val="0"/>
              </w:rPr>
              <w:t xml:space="preserve">55.0881</w:t>
            </w:r>
          </w:p>
        </w:tc>
      </w:tr>
      <w:tr>
        <w:trPr>
          <w:cantSplit w:val="0"/>
          <w:trHeight w:val="280" w:hRule="atLeast"/>
          <w:tblHeader w:val="0"/>
        </w:trPr>
        <w:tc>
          <w:tcPr>
            <w:vAlign w:val="bottom"/>
          </w:tcPr>
          <w:p w:rsidR="00000000" w:rsidDel="00000000" w:rsidP="00000000" w:rsidRDefault="00000000" w:rsidRPr="00000000" w14:paraId="000001D5">
            <w:pPr>
              <w:jc w:val="right"/>
              <w:rPr>
                <w:sz w:val="22"/>
                <w:szCs w:val="22"/>
              </w:rPr>
            </w:pPr>
            <w:r w:rsidDel="00000000" w:rsidR="00000000" w:rsidRPr="00000000">
              <w:rPr>
                <w:sz w:val="22"/>
                <w:szCs w:val="22"/>
                <w:rtl w:val="0"/>
              </w:rPr>
              <w:t xml:space="preserve">136</w:t>
            </w:r>
          </w:p>
        </w:tc>
        <w:tc>
          <w:tcPr>
            <w:vAlign w:val="bottom"/>
          </w:tcPr>
          <w:p w:rsidR="00000000" w:rsidDel="00000000" w:rsidP="00000000" w:rsidRDefault="00000000" w:rsidRPr="00000000" w14:paraId="000001D6">
            <w:pPr>
              <w:rPr>
                <w:sz w:val="22"/>
                <w:szCs w:val="22"/>
              </w:rPr>
            </w:pPr>
            <w:r w:rsidDel="00000000" w:rsidR="00000000" w:rsidRPr="00000000">
              <w:rPr>
                <w:sz w:val="22"/>
                <w:szCs w:val="22"/>
                <w:rtl w:val="0"/>
              </w:rPr>
              <w:t xml:space="preserve">Malawi</w:t>
            </w:r>
          </w:p>
        </w:tc>
        <w:tc>
          <w:tcPr>
            <w:shd w:fill="fbe5cc" w:val="clear"/>
            <w:vAlign w:val="bottom"/>
          </w:tcPr>
          <w:p w:rsidR="00000000" w:rsidDel="00000000" w:rsidP="00000000" w:rsidRDefault="00000000" w:rsidRPr="00000000" w14:paraId="000001D7">
            <w:pPr>
              <w:jc w:val="right"/>
              <w:rPr>
                <w:sz w:val="22"/>
                <w:szCs w:val="22"/>
              </w:rPr>
            </w:pPr>
            <w:r w:rsidDel="00000000" w:rsidR="00000000" w:rsidRPr="00000000">
              <w:rPr>
                <w:sz w:val="22"/>
                <w:szCs w:val="22"/>
                <w:rtl w:val="0"/>
              </w:rPr>
              <w:t xml:space="preserve">54.9029</w:t>
            </w:r>
          </w:p>
        </w:tc>
      </w:tr>
      <w:tr>
        <w:trPr>
          <w:cantSplit w:val="0"/>
          <w:trHeight w:val="280" w:hRule="atLeast"/>
          <w:tblHeader w:val="0"/>
        </w:trPr>
        <w:tc>
          <w:tcPr>
            <w:shd w:fill="c0e6f5" w:val="clear"/>
            <w:vAlign w:val="bottom"/>
          </w:tcPr>
          <w:p w:rsidR="00000000" w:rsidDel="00000000" w:rsidP="00000000" w:rsidRDefault="00000000" w:rsidRPr="00000000" w14:paraId="000001D8">
            <w:pPr>
              <w:jc w:val="right"/>
              <w:rPr>
                <w:sz w:val="22"/>
                <w:szCs w:val="22"/>
              </w:rPr>
            </w:pPr>
            <w:r w:rsidDel="00000000" w:rsidR="00000000" w:rsidRPr="00000000">
              <w:rPr>
                <w:sz w:val="22"/>
                <w:szCs w:val="22"/>
                <w:rtl w:val="0"/>
              </w:rPr>
              <w:t xml:space="preserve">137</w:t>
            </w:r>
          </w:p>
        </w:tc>
        <w:tc>
          <w:tcPr>
            <w:shd w:fill="c0e6f5" w:val="clear"/>
            <w:vAlign w:val="bottom"/>
          </w:tcPr>
          <w:p w:rsidR="00000000" w:rsidDel="00000000" w:rsidP="00000000" w:rsidRDefault="00000000" w:rsidRPr="00000000" w14:paraId="000001D9">
            <w:pPr>
              <w:rPr>
                <w:sz w:val="22"/>
                <w:szCs w:val="22"/>
              </w:rPr>
            </w:pPr>
            <w:r w:rsidDel="00000000" w:rsidR="00000000" w:rsidRPr="00000000">
              <w:rPr>
                <w:sz w:val="22"/>
                <w:szCs w:val="22"/>
                <w:rtl w:val="0"/>
              </w:rPr>
              <w:t xml:space="preserve">El Salvador</w:t>
            </w:r>
          </w:p>
        </w:tc>
        <w:tc>
          <w:tcPr>
            <w:shd w:fill="fbe5cc" w:val="clear"/>
            <w:vAlign w:val="bottom"/>
          </w:tcPr>
          <w:p w:rsidR="00000000" w:rsidDel="00000000" w:rsidP="00000000" w:rsidRDefault="00000000" w:rsidRPr="00000000" w14:paraId="000001DA">
            <w:pPr>
              <w:jc w:val="right"/>
              <w:rPr>
                <w:sz w:val="22"/>
                <w:szCs w:val="22"/>
              </w:rPr>
            </w:pPr>
            <w:r w:rsidDel="00000000" w:rsidR="00000000" w:rsidRPr="00000000">
              <w:rPr>
                <w:sz w:val="22"/>
                <w:szCs w:val="22"/>
                <w:rtl w:val="0"/>
              </w:rPr>
              <w:t xml:space="preserve">54.8158</w:t>
            </w:r>
          </w:p>
        </w:tc>
      </w:tr>
      <w:tr>
        <w:trPr>
          <w:cantSplit w:val="0"/>
          <w:trHeight w:val="280" w:hRule="atLeast"/>
          <w:tblHeader w:val="0"/>
        </w:trPr>
        <w:tc>
          <w:tcPr>
            <w:vAlign w:val="bottom"/>
          </w:tcPr>
          <w:p w:rsidR="00000000" w:rsidDel="00000000" w:rsidP="00000000" w:rsidRDefault="00000000" w:rsidRPr="00000000" w14:paraId="000001DB">
            <w:pPr>
              <w:jc w:val="right"/>
              <w:rPr>
                <w:sz w:val="22"/>
                <w:szCs w:val="22"/>
              </w:rPr>
            </w:pPr>
            <w:r w:rsidDel="00000000" w:rsidR="00000000" w:rsidRPr="00000000">
              <w:rPr>
                <w:sz w:val="22"/>
                <w:szCs w:val="22"/>
                <w:rtl w:val="0"/>
              </w:rPr>
              <w:t xml:space="preserve">138</w:t>
            </w:r>
          </w:p>
        </w:tc>
        <w:tc>
          <w:tcPr>
            <w:vAlign w:val="bottom"/>
          </w:tcPr>
          <w:p w:rsidR="00000000" w:rsidDel="00000000" w:rsidP="00000000" w:rsidRDefault="00000000" w:rsidRPr="00000000" w14:paraId="000001DC">
            <w:pPr>
              <w:rPr>
                <w:sz w:val="22"/>
                <w:szCs w:val="22"/>
              </w:rPr>
            </w:pPr>
            <w:r w:rsidDel="00000000" w:rsidR="00000000" w:rsidRPr="00000000">
              <w:rPr>
                <w:sz w:val="22"/>
                <w:szCs w:val="22"/>
                <w:rtl w:val="0"/>
              </w:rPr>
              <w:t xml:space="preserve">Chad</w:t>
            </w:r>
          </w:p>
        </w:tc>
        <w:tc>
          <w:tcPr>
            <w:shd w:fill="fbe4cc" w:val="clear"/>
            <w:vAlign w:val="bottom"/>
          </w:tcPr>
          <w:p w:rsidR="00000000" w:rsidDel="00000000" w:rsidP="00000000" w:rsidRDefault="00000000" w:rsidRPr="00000000" w14:paraId="000001DD">
            <w:pPr>
              <w:jc w:val="right"/>
              <w:rPr>
                <w:sz w:val="22"/>
                <w:szCs w:val="22"/>
              </w:rPr>
            </w:pPr>
            <w:r w:rsidDel="00000000" w:rsidR="00000000" w:rsidRPr="00000000">
              <w:rPr>
                <w:sz w:val="22"/>
                <w:szCs w:val="22"/>
                <w:rtl w:val="0"/>
              </w:rPr>
              <w:t xml:space="preserve">53.9372</w:t>
            </w:r>
          </w:p>
        </w:tc>
      </w:tr>
      <w:tr>
        <w:trPr>
          <w:cantSplit w:val="0"/>
          <w:trHeight w:val="280" w:hRule="atLeast"/>
          <w:tblHeader w:val="0"/>
        </w:trPr>
        <w:tc>
          <w:tcPr>
            <w:shd w:fill="c0e6f5" w:val="clear"/>
            <w:vAlign w:val="bottom"/>
          </w:tcPr>
          <w:p w:rsidR="00000000" w:rsidDel="00000000" w:rsidP="00000000" w:rsidRDefault="00000000" w:rsidRPr="00000000" w14:paraId="000001DE">
            <w:pPr>
              <w:jc w:val="right"/>
              <w:rPr>
                <w:sz w:val="22"/>
                <w:szCs w:val="22"/>
              </w:rPr>
            </w:pPr>
            <w:r w:rsidDel="00000000" w:rsidR="00000000" w:rsidRPr="00000000">
              <w:rPr>
                <w:sz w:val="22"/>
                <w:szCs w:val="22"/>
                <w:rtl w:val="0"/>
              </w:rPr>
              <w:t xml:space="preserve">139</w:t>
            </w:r>
          </w:p>
        </w:tc>
        <w:tc>
          <w:tcPr>
            <w:shd w:fill="c0e6f5" w:val="clear"/>
            <w:vAlign w:val="bottom"/>
          </w:tcPr>
          <w:p w:rsidR="00000000" w:rsidDel="00000000" w:rsidP="00000000" w:rsidRDefault="00000000" w:rsidRPr="00000000" w14:paraId="000001DF">
            <w:pPr>
              <w:rPr>
                <w:sz w:val="22"/>
                <w:szCs w:val="22"/>
              </w:rPr>
            </w:pPr>
            <w:r w:rsidDel="00000000" w:rsidR="00000000" w:rsidRPr="00000000">
              <w:rPr>
                <w:sz w:val="22"/>
                <w:szCs w:val="22"/>
                <w:rtl w:val="0"/>
              </w:rPr>
              <w:t xml:space="preserve">Fiji</w:t>
            </w:r>
          </w:p>
        </w:tc>
        <w:tc>
          <w:tcPr>
            <w:shd w:fill="fbe4cc" w:val="clear"/>
            <w:vAlign w:val="bottom"/>
          </w:tcPr>
          <w:p w:rsidR="00000000" w:rsidDel="00000000" w:rsidP="00000000" w:rsidRDefault="00000000" w:rsidRPr="00000000" w14:paraId="000001E0">
            <w:pPr>
              <w:jc w:val="right"/>
              <w:rPr>
                <w:sz w:val="22"/>
                <w:szCs w:val="22"/>
              </w:rPr>
            </w:pPr>
            <w:r w:rsidDel="00000000" w:rsidR="00000000" w:rsidRPr="00000000">
              <w:rPr>
                <w:sz w:val="22"/>
                <w:szCs w:val="22"/>
                <w:rtl w:val="0"/>
              </w:rPr>
              <w:t xml:space="preserve">53.9265</w:t>
            </w:r>
          </w:p>
        </w:tc>
      </w:tr>
      <w:tr>
        <w:trPr>
          <w:cantSplit w:val="0"/>
          <w:trHeight w:val="280" w:hRule="atLeast"/>
          <w:tblHeader w:val="0"/>
        </w:trPr>
        <w:tc>
          <w:tcPr>
            <w:vAlign w:val="bottom"/>
          </w:tcPr>
          <w:p w:rsidR="00000000" w:rsidDel="00000000" w:rsidP="00000000" w:rsidRDefault="00000000" w:rsidRPr="00000000" w14:paraId="000001E1">
            <w:pPr>
              <w:jc w:val="right"/>
              <w:rPr>
                <w:sz w:val="22"/>
                <w:szCs w:val="22"/>
              </w:rPr>
            </w:pPr>
            <w:r w:rsidDel="00000000" w:rsidR="00000000" w:rsidRPr="00000000">
              <w:rPr>
                <w:sz w:val="22"/>
                <w:szCs w:val="22"/>
                <w:rtl w:val="0"/>
              </w:rPr>
              <w:t xml:space="preserve">140</w:t>
            </w:r>
          </w:p>
        </w:tc>
        <w:tc>
          <w:tcPr>
            <w:vAlign w:val="bottom"/>
          </w:tcPr>
          <w:p w:rsidR="00000000" w:rsidDel="00000000" w:rsidP="00000000" w:rsidRDefault="00000000" w:rsidRPr="00000000" w14:paraId="000001E2">
            <w:pPr>
              <w:rPr>
                <w:sz w:val="22"/>
                <w:szCs w:val="22"/>
              </w:rPr>
            </w:pPr>
            <w:r w:rsidDel="00000000" w:rsidR="00000000" w:rsidRPr="00000000">
              <w:rPr>
                <w:sz w:val="22"/>
                <w:szCs w:val="22"/>
                <w:rtl w:val="0"/>
              </w:rPr>
              <w:t xml:space="preserve">Sudan</w:t>
            </w:r>
          </w:p>
        </w:tc>
        <w:tc>
          <w:tcPr>
            <w:shd w:fill="fbe3cc" w:val="clear"/>
            <w:vAlign w:val="bottom"/>
          </w:tcPr>
          <w:p w:rsidR="00000000" w:rsidDel="00000000" w:rsidP="00000000" w:rsidRDefault="00000000" w:rsidRPr="00000000" w14:paraId="000001E3">
            <w:pPr>
              <w:jc w:val="right"/>
              <w:rPr>
                <w:sz w:val="22"/>
                <w:szCs w:val="22"/>
              </w:rPr>
            </w:pPr>
            <w:r w:rsidDel="00000000" w:rsidR="00000000" w:rsidRPr="00000000">
              <w:rPr>
                <w:sz w:val="22"/>
                <w:szCs w:val="22"/>
                <w:rtl w:val="0"/>
              </w:rPr>
              <w:t xml:space="preserve">53.5163</w:t>
            </w:r>
          </w:p>
        </w:tc>
      </w:tr>
      <w:tr>
        <w:trPr>
          <w:cantSplit w:val="0"/>
          <w:trHeight w:val="280" w:hRule="atLeast"/>
          <w:tblHeader w:val="0"/>
        </w:trPr>
        <w:tc>
          <w:tcPr>
            <w:shd w:fill="c0e6f5" w:val="clear"/>
            <w:vAlign w:val="bottom"/>
          </w:tcPr>
          <w:p w:rsidR="00000000" w:rsidDel="00000000" w:rsidP="00000000" w:rsidRDefault="00000000" w:rsidRPr="00000000" w14:paraId="000001E4">
            <w:pPr>
              <w:jc w:val="right"/>
              <w:rPr>
                <w:sz w:val="22"/>
                <w:szCs w:val="22"/>
              </w:rPr>
            </w:pPr>
            <w:r w:rsidDel="00000000" w:rsidR="00000000" w:rsidRPr="00000000">
              <w:rPr>
                <w:sz w:val="22"/>
                <w:szCs w:val="22"/>
                <w:rtl w:val="0"/>
              </w:rPr>
              <w:t xml:space="preserve">141</w:t>
            </w:r>
          </w:p>
        </w:tc>
        <w:tc>
          <w:tcPr>
            <w:shd w:fill="c0e6f5" w:val="clear"/>
            <w:vAlign w:val="bottom"/>
          </w:tcPr>
          <w:p w:rsidR="00000000" w:rsidDel="00000000" w:rsidP="00000000" w:rsidRDefault="00000000" w:rsidRPr="00000000" w14:paraId="000001E5">
            <w:pPr>
              <w:rPr>
                <w:sz w:val="22"/>
                <w:szCs w:val="22"/>
              </w:rPr>
            </w:pPr>
            <w:r w:rsidDel="00000000" w:rsidR="00000000" w:rsidRPr="00000000">
              <w:rPr>
                <w:sz w:val="22"/>
                <w:szCs w:val="22"/>
                <w:rtl w:val="0"/>
              </w:rPr>
              <w:t xml:space="preserve">Luxembourg</w:t>
            </w:r>
          </w:p>
        </w:tc>
        <w:tc>
          <w:tcPr>
            <w:shd w:fill="fbe3cc" w:val="clear"/>
            <w:vAlign w:val="bottom"/>
          </w:tcPr>
          <w:p w:rsidR="00000000" w:rsidDel="00000000" w:rsidP="00000000" w:rsidRDefault="00000000" w:rsidRPr="00000000" w14:paraId="000001E6">
            <w:pPr>
              <w:jc w:val="right"/>
              <w:rPr>
                <w:sz w:val="22"/>
                <w:szCs w:val="22"/>
              </w:rPr>
            </w:pPr>
            <w:r w:rsidDel="00000000" w:rsidR="00000000" w:rsidRPr="00000000">
              <w:rPr>
                <w:sz w:val="22"/>
                <w:szCs w:val="22"/>
                <w:rtl w:val="0"/>
              </w:rPr>
              <w:t xml:space="preserve">53.3288</w:t>
            </w:r>
          </w:p>
        </w:tc>
      </w:tr>
      <w:tr>
        <w:trPr>
          <w:cantSplit w:val="0"/>
          <w:trHeight w:val="280" w:hRule="atLeast"/>
          <w:tblHeader w:val="0"/>
        </w:trPr>
        <w:tc>
          <w:tcPr>
            <w:vAlign w:val="bottom"/>
          </w:tcPr>
          <w:p w:rsidR="00000000" w:rsidDel="00000000" w:rsidP="00000000" w:rsidRDefault="00000000" w:rsidRPr="00000000" w14:paraId="000001E7">
            <w:pPr>
              <w:jc w:val="right"/>
              <w:rPr>
                <w:sz w:val="22"/>
                <w:szCs w:val="22"/>
              </w:rPr>
            </w:pPr>
            <w:r w:rsidDel="00000000" w:rsidR="00000000" w:rsidRPr="00000000">
              <w:rPr>
                <w:sz w:val="22"/>
                <w:szCs w:val="22"/>
                <w:rtl w:val="0"/>
              </w:rPr>
              <w:t xml:space="preserve">142</w:t>
            </w:r>
          </w:p>
        </w:tc>
        <w:tc>
          <w:tcPr>
            <w:vAlign w:val="bottom"/>
          </w:tcPr>
          <w:p w:rsidR="00000000" w:rsidDel="00000000" w:rsidP="00000000" w:rsidRDefault="00000000" w:rsidRPr="00000000" w14:paraId="000001E8">
            <w:pPr>
              <w:rPr>
                <w:sz w:val="22"/>
                <w:szCs w:val="22"/>
              </w:rPr>
            </w:pPr>
            <w:r w:rsidDel="00000000" w:rsidR="00000000" w:rsidRPr="00000000">
              <w:rPr>
                <w:sz w:val="22"/>
                <w:szCs w:val="22"/>
                <w:rtl w:val="0"/>
              </w:rPr>
              <w:t xml:space="preserve">Kenya</w:t>
            </w:r>
          </w:p>
        </w:tc>
        <w:tc>
          <w:tcPr>
            <w:shd w:fill="fbe3cc" w:val="clear"/>
            <w:vAlign w:val="bottom"/>
          </w:tcPr>
          <w:p w:rsidR="00000000" w:rsidDel="00000000" w:rsidP="00000000" w:rsidRDefault="00000000" w:rsidRPr="00000000" w14:paraId="000001E9">
            <w:pPr>
              <w:jc w:val="right"/>
              <w:rPr>
                <w:sz w:val="22"/>
                <w:szCs w:val="22"/>
              </w:rPr>
            </w:pPr>
            <w:r w:rsidDel="00000000" w:rsidR="00000000" w:rsidRPr="00000000">
              <w:rPr>
                <w:sz w:val="22"/>
                <w:szCs w:val="22"/>
                <w:rtl w:val="0"/>
              </w:rPr>
              <w:t xml:space="preserve">53.1328</w:t>
            </w:r>
          </w:p>
        </w:tc>
      </w:tr>
      <w:tr>
        <w:trPr>
          <w:cantSplit w:val="0"/>
          <w:trHeight w:val="280" w:hRule="atLeast"/>
          <w:tblHeader w:val="0"/>
        </w:trPr>
        <w:tc>
          <w:tcPr>
            <w:shd w:fill="c0e6f5" w:val="clear"/>
            <w:vAlign w:val="bottom"/>
          </w:tcPr>
          <w:p w:rsidR="00000000" w:rsidDel="00000000" w:rsidP="00000000" w:rsidRDefault="00000000" w:rsidRPr="00000000" w14:paraId="000001EA">
            <w:pPr>
              <w:jc w:val="right"/>
              <w:rPr>
                <w:sz w:val="22"/>
                <w:szCs w:val="22"/>
              </w:rPr>
            </w:pPr>
            <w:r w:rsidDel="00000000" w:rsidR="00000000" w:rsidRPr="00000000">
              <w:rPr>
                <w:sz w:val="22"/>
                <w:szCs w:val="22"/>
                <w:rtl w:val="0"/>
              </w:rPr>
              <w:t xml:space="preserve">143</w:t>
            </w:r>
          </w:p>
        </w:tc>
        <w:tc>
          <w:tcPr>
            <w:shd w:fill="c0e6f5" w:val="clear"/>
            <w:vAlign w:val="bottom"/>
          </w:tcPr>
          <w:p w:rsidR="00000000" w:rsidDel="00000000" w:rsidP="00000000" w:rsidRDefault="00000000" w:rsidRPr="00000000" w14:paraId="000001EB">
            <w:pPr>
              <w:rPr>
                <w:sz w:val="22"/>
                <w:szCs w:val="22"/>
              </w:rPr>
            </w:pPr>
            <w:r w:rsidDel="00000000" w:rsidR="00000000" w:rsidRPr="00000000">
              <w:rPr>
                <w:sz w:val="22"/>
                <w:szCs w:val="22"/>
                <w:rtl w:val="0"/>
              </w:rPr>
              <w:t xml:space="preserve">Saint Kitts and Nevis</w:t>
            </w:r>
          </w:p>
        </w:tc>
        <w:tc>
          <w:tcPr>
            <w:shd w:fill="fbe3cc" w:val="clear"/>
            <w:vAlign w:val="bottom"/>
          </w:tcPr>
          <w:p w:rsidR="00000000" w:rsidDel="00000000" w:rsidP="00000000" w:rsidRDefault="00000000" w:rsidRPr="00000000" w14:paraId="000001EC">
            <w:pPr>
              <w:jc w:val="right"/>
              <w:rPr>
                <w:sz w:val="22"/>
                <w:szCs w:val="22"/>
              </w:rPr>
            </w:pPr>
            <w:r w:rsidDel="00000000" w:rsidR="00000000" w:rsidRPr="00000000">
              <w:rPr>
                <w:sz w:val="22"/>
                <w:szCs w:val="22"/>
                <w:rtl w:val="0"/>
              </w:rPr>
              <w:t xml:space="preserve">52.6413</w:t>
            </w:r>
          </w:p>
        </w:tc>
      </w:tr>
      <w:tr>
        <w:trPr>
          <w:cantSplit w:val="0"/>
          <w:trHeight w:val="280" w:hRule="atLeast"/>
          <w:tblHeader w:val="0"/>
        </w:trPr>
        <w:tc>
          <w:tcPr>
            <w:vAlign w:val="bottom"/>
          </w:tcPr>
          <w:p w:rsidR="00000000" w:rsidDel="00000000" w:rsidP="00000000" w:rsidRDefault="00000000" w:rsidRPr="00000000" w14:paraId="000001ED">
            <w:pPr>
              <w:jc w:val="right"/>
              <w:rPr>
                <w:sz w:val="22"/>
                <w:szCs w:val="22"/>
              </w:rPr>
            </w:pPr>
            <w:r w:rsidDel="00000000" w:rsidR="00000000" w:rsidRPr="00000000">
              <w:rPr>
                <w:sz w:val="22"/>
                <w:szCs w:val="22"/>
                <w:rtl w:val="0"/>
              </w:rPr>
              <w:t xml:space="preserve">144</w:t>
            </w:r>
          </w:p>
        </w:tc>
        <w:tc>
          <w:tcPr>
            <w:vAlign w:val="bottom"/>
          </w:tcPr>
          <w:p w:rsidR="00000000" w:rsidDel="00000000" w:rsidP="00000000" w:rsidRDefault="00000000" w:rsidRPr="00000000" w14:paraId="000001EE">
            <w:pPr>
              <w:rPr>
                <w:sz w:val="22"/>
                <w:szCs w:val="22"/>
              </w:rPr>
            </w:pPr>
            <w:r w:rsidDel="00000000" w:rsidR="00000000" w:rsidRPr="00000000">
              <w:rPr>
                <w:sz w:val="22"/>
                <w:szCs w:val="22"/>
                <w:rtl w:val="0"/>
              </w:rPr>
              <w:t xml:space="preserve">Cyprus</w:t>
            </w:r>
          </w:p>
        </w:tc>
        <w:tc>
          <w:tcPr>
            <w:shd w:fill="fbe3cc" w:val="clear"/>
            <w:vAlign w:val="bottom"/>
          </w:tcPr>
          <w:p w:rsidR="00000000" w:rsidDel="00000000" w:rsidP="00000000" w:rsidRDefault="00000000" w:rsidRPr="00000000" w14:paraId="000001EF">
            <w:pPr>
              <w:jc w:val="right"/>
              <w:rPr>
                <w:sz w:val="22"/>
                <w:szCs w:val="22"/>
              </w:rPr>
            </w:pPr>
            <w:r w:rsidDel="00000000" w:rsidR="00000000" w:rsidRPr="00000000">
              <w:rPr>
                <w:sz w:val="22"/>
                <w:szCs w:val="22"/>
                <w:rtl w:val="0"/>
              </w:rPr>
              <w:t xml:space="preserve">52.5868</w:t>
            </w:r>
          </w:p>
        </w:tc>
      </w:tr>
      <w:tr>
        <w:trPr>
          <w:cantSplit w:val="0"/>
          <w:trHeight w:val="280" w:hRule="atLeast"/>
          <w:tblHeader w:val="0"/>
        </w:trPr>
        <w:tc>
          <w:tcPr>
            <w:shd w:fill="c0e6f5" w:val="clear"/>
            <w:vAlign w:val="bottom"/>
          </w:tcPr>
          <w:p w:rsidR="00000000" w:rsidDel="00000000" w:rsidP="00000000" w:rsidRDefault="00000000" w:rsidRPr="00000000" w14:paraId="000001F0">
            <w:pPr>
              <w:jc w:val="right"/>
              <w:rPr>
                <w:sz w:val="22"/>
                <w:szCs w:val="22"/>
              </w:rPr>
            </w:pPr>
            <w:r w:rsidDel="00000000" w:rsidR="00000000" w:rsidRPr="00000000">
              <w:rPr>
                <w:sz w:val="22"/>
                <w:szCs w:val="22"/>
                <w:rtl w:val="0"/>
              </w:rPr>
              <w:t xml:space="preserve">145</w:t>
            </w:r>
          </w:p>
        </w:tc>
        <w:tc>
          <w:tcPr>
            <w:shd w:fill="c0e6f5" w:val="clear"/>
            <w:vAlign w:val="bottom"/>
          </w:tcPr>
          <w:p w:rsidR="00000000" w:rsidDel="00000000" w:rsidP="00000000" w:rsidRDefault="00000000" w:rsidRPr="00000000" w14:paraId="000001F1">
            <w:pPr>
              <w:rPr>
                <w:sz w:val="22"/>
                <w:szCs w:val="22"/>
              </w:rPr>
            </w:pPr>
            <w:r w:rsidDel="00000000" w:rsidR="00000000" w:rsidRPr="00000000">
              <w:rPr>
                <w:sz w:val="22"/>
                <w:szCs w:val="22"/>
                <w:rtl w:val="0"/>
              </w:rPr>
              <w:t xml:space="preserve">Uganda</w:t>
            </w:r>
          </w:p>
        </w:tc>
        <w:tc>
          <w:tcPr>
            <w:shd w:fill="fae2cc" w:val="clear"/>
            <w:vAlign w:val="bottom"/>
          </w:tcPr>
          <w:p w:rsidR="00000000" w:rsidDel="00000000" w:rsidP="00000000" w:rsidRDefault="00000000" w:rsidRPr="00000000" w14:paraId="000001F2">
            <w:pPr>
              <w:jc w:val="right"/>
              <w:rPr>
                <w:sz w:val="22"/>
                <w:szCs w:val="22"/>
              </w:rPr>
            </w:pPr>
            <w:r w:rsidDel="00000000" w:rsidR="00000000" w:rsidRPr="00000000">
              <w:rPr>
                <w:sz w:val="22"/>
                <w:szCs w:val="22"/>
                <w:rtl w:val="0"/>
              </w:rPr>
              <w:t xml:space="preserve">51.8682</w:t>
            </w:r>
          </w:p>
        </w:tc>
      </w:tr>
      <w:tr>
        <w:trPr>
          <w:cantSplit w:val="0"/>
          <w:trHeight w:val="280" w:hRule="atLeast"/>
          <w:tblHeader w:val="0"/>
        </w:trPr>
        <w:tc>
          <w:tcPr>
            <w:vAlign w:val="bottom"/>
          </w:tcPr>
          <w:p w:rsidR="00000000" w:rsidDel="00000000" w:rsidP="00000000" w:rsidRDefault="00000000" w:rsidRPr="00000000" w14:paraId="000001F3">
            <w:pPr>
              <w:jc w:val="right"/>
              <w:rPr>
                <w:sz w:val="22"/>
                <w:szCs w:val="22"/>
              </w:rPr>
            </w:pPr>
            <w:r w:rsidDel="00000000" w:rsidR="00000000" w:rsidRPr="00000000">
              <w:rPr>
                <w:sz w:val="22"/>
                <w:szCs w:val="22"/>
                <w:rtl w:val="0"/>
              </w:rPr>
              <w:t xml:space="preserve">146</w:t>
            </w:r>
          </w:p>
        </w:tc>
        <w:tc>
          <w:tcPr>
            <w:vAlign w:val="bottom"/>
          </w:tcPr>
          <w:p w:rsidR="00000000" w:rsidDel="00000000" w:rsidP="00000000" w:rsidRDefault="00000000" w:rsidRPr="00000000" w14:paraId="000001F4">
            <w:pPr>
              <w:rPr>
                <w:sz w:val="22"/>
                <w:szCs w:val="22"/>
              </w:rPr>
            </w:pPr>
            <w:r w:rsidDel="00000000" w:rsidR="00000000" w:rsidRPr="00000000">
              <w:rPr>
                <w:sz w:val="22"/>
                <w:szCs w:val="22"/>
                <w:rtl w:val="0"/>
              </w:rPr>
              <w:t xml:space="preserve">Aruba</w:t>
            </w:r>
          </w:p>
        </w:tc>
        <w:tc>
          <w:tcPr>
            <w:shd w:fill="fae2cc" w:val="clear"/>
            <w:vAlign w:val="bottom"/>
          </w:tcPr>
          <w:p w:rsidR="00000000" w:rsidDel="00000000" w:rsidP="00000000" w:rsidRDefault="00000000" w:rsidRPr="00000000" w14:paraId="000001F5">
            <w:pPr>
              <w:jc w:val="right"/>
              <w:rPr>
                <w:sz w:val="22"/>
                <w:szCs w:val="22"/>
              </w:rPr>
            </w:pPr>
            <w:r w:rsidDel="00000000" w:rsidR="00000000" w:rsidRPr="00000000">
              <w:rPr>
                <w:sz w:val="22"/>
                <w:szCs w:val="22"/>
                <w:rtl w:val="0"/>
              </w:rPr>
              <w:t xml:space="preserve">51.6976</w:t>
            </w:r>
          </w:p>
        </w:tc>
      </w:tr>
      <w:tr>
        <w:trPr>
          <w:cantSplit w:val="0"/>
          <w:trHeight w:val="280" w:hRule="atLeast"/>
          <w:tblHeader w:val="0"/>
        </w:trPr>
        <w:tc>
          <w:tcPr>
            <w:shd w:fill="c0e6f5" w:val="clear"/>
            <w:vAlign w:val="bottom"/>
          </w:tcPr>
          <w:p w:rsidR="00000000" w:rsidDel="00000000" w:rsidP="00000000" w:rsidRDefault="00000000" w:rsidRPr="00000000" w14:paraId="000001F6">
            <w:pPr>
              <w:jc w:val="right"/>
              <w:rPr>
                <w:sz w:val="22"/>
                <w:szCs w:val="22"/>
              </w:rPr>
            </w:pPr>
            <w:r w:rsidDel="00000000" w:rsidR="00000000" w:rsidRPr="00000000">
              <w:rPr>
                <w:sz w:val="22"/>
                <w:szCs w:val="22"/>
                <w:rtl w:val="0"/>
              </w:rPr>
              <w:t xml:space="preserve">147</w:t>
            </w:r>
          </w:p>
        </w:tc>
        <w:tc>
          <w:tcPr>
            <w:shd w:fill="c0e6f5" w:val="clear"/>
            <w:vAlign w:val="bottom"/>
          </w:tcPr>
          <w:p w:rsidR="00000000" w:rsidDel="00000000" w:rsidP="00000000" w:rsidRDefault="00000000" w:rsidRPr="00000000" w14:paraId="000001F7">
            <w:pPr>
              <w:rPr>
                <w:sz w:val="22"/>
                <w:szCs w:val="22"/>
              </w:rPr>
            </w:pPr>
            <w:r w:rsidDel="00000000" w:rsidR="00000000" w:rsidRPr="00000000">
              <w:rPr>
                <w:sz w:val="22"/>
                <w:szCs w:val="22"/>
                <w:rtl w:val="0"/>
              </w:rPr>
              <w:t xml:space="preserve">Nicaragua</w:t>
            </w:r>
          </w:p>
        </w:tc>
        <w:tc>
          <w:tcPr>
            <w:shd w:fill="fae1cc" w:val="clear"/>
            <w:vAlign w:val="bottom"/>
          </w:tcPr>
          <w:p w:rsidR="00000000" w:rsidDel="00000000" w:rsidP="00000000" w:rsidRDefault="00000000" w:rsidRPr="00000000" w14:paraId="000001F8">
            <w:pPr>
              <w:jc w:val="right"/>
              <w:rPr>
                <w:sz w:val="22"/>
                <w:szCs w:val="22"/>
              </w:rPr>
            </w:pPr>
            <w:r w:rsidDel="00000000" w:rsidR="00000000" w:rsidRPr="00000000">
              <w:rPr>
                <w:sz w:val="22"/>
                <w:szCs w:val="22"/>
                <w:rtl w:val="0"/>
              </w:rPr>
              <w:t xml:space="preserve">50.9343</w:t>
            </w:r>
          </w:p>
        </w:tc>
      </w:tr>
      <w:tr>
        <w:trPr>
          <w:cantSplit w:val="0"/>
          <w:trHeight w:val="280" w:hRule="atLeast"/>
          <w:tblHeader w:val="0"/>
        </w:trPr>
        <w:tc>
          <w:tcPr>
            <w:vAlign w:val="bottom"/>
          </w:tcPr>
          <w:p w:rsidR="00000000" w:rsidDel="00000000" w:rsidP="00000000" w:rsidRDefault="00000000" w:rsidRPr="00000000" w14:paraId="000001F9">
            <w:pPr>
              <w:jc w:val="right"/>
              <w:rPr>
                <w:sz w:val="22"/>
                <w:szCs w:val="22"/>
              </w:rPr>
            </w:pPr>
            <w:r w:rsidDel="00000000" w:rsidR="00000000" w:rsidRPr="00000000">
              <w:rPr>
                <w:sz w:val="22"/>
                <w:szCs w:val="22"/>
                <w:rtl w:val="0"/>
              </w:rPr>
              <w:t xml:space="preserve">148</w:t>
            </w:r>
          </w:p>
        </w:tc>
        <w:tc>
          <w:tcPr>
            <w:vAlign w:val="bottom"/>
          </w:tcPr>
          <w:p w:rsidR="00000000" w:rsidDel="00000000" w:rsidP="00000000" w:rsidRDefault="00000000" w:rsidRPr="00000000" w14:paraId="000001FA">
            <w:pPr>
              <w:rPr>
                <w:sz w:val="22"/>
                <w:szCs w:val="22"/>
              </w:rPr>
            </w:pPr>
            <w:r w:rsidDel="00000000" w:rsidR="00000000" w:rsidRPr="00000000">
              <w:rPr>
                <w:sz w:val="22"/>
                <w:szCs w:val="22"/>
                <w:rtl w:val="0"/>
              </w:rPr>
              <w:t xml:space="preserve">Namibia</w:t>
            </w:r>
          </w:p>
        </w:tc>
        <w:tc>
          <w:tcPr>
            <w:shd w:fill="fae1cc" w:val="clear"/>
            <w:vAlign w:val="bottom"/>
          </w:tcPr>
          <w:p w:rsidR="00000000" w:rsidDel="00000000" w:rsidP="00000000" w:rsidRDefault="00000000" w:rsidRPr="00000000" w14:paraId="000001FB">
            <w:pPr>
              <w:jc w:val="right"/>
              <w:rPr>
                <w:sz w:val="22"/>
                <w:szCs w:val="22"/>
              </w:rPr>
            </w:pPr>
            <w:r w:rsidDel="00000000" w:rsidR="00000000" w:rsidRPr="00000000">
              <w:rPr>
                <w:sz w:val="22"/>
                <w:szCs w:val="22"/>
                <w:rtl w:val="0"/>
              </w:rPr>
              <w:t xml:space="preserve">50.8262</w:t>
            </w:r>
          </w:p>
        </w:tc>
      </w:tr>
      <w:tr>
        <w:trPr>
          <w:cantSplit w:val="0"/>
          <w:trHeight w:val="280" w:hRule="atLeast"/>
          <w:tblHeader w:val="0"/>
        </w:trPr>
        <w:tc>
          <w:tcPr>
            <w:shd w:fill="c0e6f5" w:val="clear"/>
            <w:vAlign w:val="bottom"/>
          </w:tcPr>
          <w:p w:rsidR="00000000" w:rsidDel="00000000" w:rsidP="00000000" w:rsidRDefault="00000000" w:rsidRPr="00000000" w14:paraId="000001FC">
            <w:pPr>
              <w:jc w:val="right"/>
              <w:rPr>
                <w:sz w:val="22"/>
                <w:szCs w:val="22"/>
              </w:rPr>
            </w:pPr>
            <w:r w:rsidDel="00000000" w:rsidR="00000000" w:rsidRPr="00000000">
              <w:rPr>
                <w:sz w:val="22"/>
                <w:szCs w:val="22"/>
                <w:rtl w:val="0"/>
              </w:rPr>
              <w:t xml:space="preserve">149</w:t>
            </w:r>
          </w:p>
        </w:tc>
        <w:tc>
          <w:tcPr>
            <w:shd w:fill="c0e6f5" w:val="clear"/>
            <w:vAlign w:val="bottom"/>
          </w:tcPr>
          <w:p w:rsidR="00000000" w:rsidDel="00000000" w:rsidP="00000000" w:rsidRDefault="00000000" w:rsidRPr="00000000" w14:paraId="000001FD">
            <w:pPr>
              <w:rPr>
                <w:sz w:val="22"/>
                <w:szCs w:val="22"/>
              </w:rPr>
            </w:pPr>
            <w:r w:rsidDel="00000000" w:rsidR="00000000" w:rsidRPr="00000000">
              <w:rPr>
                <w:sz w:val="22"/>
                <w:szCs w:val="22"/>
                <w:rtl w:val="0"/>
              </w:rPr>
              <w:t xml:space="preserve">Antigua and Barbuda</w:t>
            </w:r>
          </w:p>
        </w:tc>
        <w:tc>
          <w:tcPr>
            <w:shd w:fill="fae1cc" w:val="clear"/>
            <w:vAlign w:val="bottom"/>
          </w:tcPr>
          <w:p w:rsidR="00000000" w:rsidDel="00000000" w:rsidP="00000000" w:rsidRDefault="00000000" w:rsidRPr="00000000" w14:paraId="000001FE">
            <w:pPr>
              <w:jc w:val="right"/>
              <w:rPr>
                <w:sz w:val="22"/>
                <w:szCs w:val="22"/>
              </w:rPr>
            </w:pPr>
            <w:r w:rsidDel="00000000" w:rsidR="00000000" w:rsidRPr="00000000">
              <w:rPr>
                <w:sz w:val="22"/>
                <w:szCs w:val="22"/>
                <w:rtl w:val="0"/>
              </w:rPr>
              <w:t xml:space="preserve">50.6324</w:t>
            </w:r>
          </w:p>
        </w:tc>
      </w:tr>
      <w:tr>
        <w:trPr>
          <w:cantSplit w:val="0"/>
          <w:trHeight w:val="280" w:hRule="atLeast"/>
          <w:tblHeader w:val="0"/>
        </w:trPr>
        <w:tc>
          <w:tcPr>
            <w:vAlign w:val="bottom"/>
          </w:tcPr>
          <w:p w:rsidR="00000000" w:rsidDel="00000000" w:rsidP="00000000" w:rsidRDefault="00000000" w:rsidRPr="00000000" w14:paraId="000001FF">
            <w:pPr>
              <w:jc w:val="right"/>
              <w:rPr>
                <w:sz w:val="22"/>
                <w:szCs w:val="22"/>
              </w:rPr>
            </w:pPr>
            <w:r w:rsidDel="00000000" w:rsidR="00000000" w:rsidRPr="00000000">
              <w:rPr>
                <w:sz w:val="22"/>
                <w:szCs w:val="22"/>
                <w:rtl w:val="0"/>
              </w:rPr>
              <w:t xml:space="preserve">150</w:t>
            </w:r>
          </w:p>
        </w:tc>
        <w:tc>
          <w:tcPr>
            <w:vAlign w:val="bottom"/>
          </w:tcPr>
          <w:p w:rsidR="00000000" w:rsidDel="00000000" w:rsidP="00000000" w:rsidRDefault="00000000" w:rsidRPr="00000000" w14:paraId="00000200">
            <w:pPr>
              <w:rPr>
                <w:sz w:val="22"/>
                <w:szCs w:val="22"/>
              </w:rPr>
            </w:pPr>
            <w:r w:rsidDel="00000000" w:rsidR="00000000" w:rsidRPr="00000000">
              <w:rPr>
                <w:sz w:val="22"/>
                <w:szCs w:val="22"/>
                <w:rtl w:val="0"/>
              </w:rPr>
              <w:t xml:space="preserve">Togo</w:t>
            </w:r>
          </w:p>
        </w:tc>
        <w:tc>
          <w:tcPr>
            <w:shd w:fill="fae0cc" w:val="clear"/>
            <w:vAlign w:val="bottom"/>
          </w:tcPr>
          <w:p w:rsidR="00000000" w:rsidDel="00000000" w:rsidP="00000000" w:rsidRDefault="00000000" w:rsidRPr="00000000" w14:paraId="00000201">
            <w:pPr>
              <w:jc w:val="right"/>
              <w:rPr>
                <w:sz w:val="22"/>
                <w:szCs w:val="22"/>
              </w:rPr>
            </w:pPr>
            <w:r w:rsidDel="00000000" w:rsidR="00000000" w:rsidRPr="00000000">
              <w:rPr>
                <w:sz w:val="22"/>
                <w:szCs w:val="22"/>
                <w:rtl w:val="0"/>
              </w:rPr>
              <w:t xml:space="preserve">50.1647</w:t>
            </w:r>
          </w:p>
        </w:tc>
      </w:tr>
      <w:tr>
        <w:trPr>
          <w:cantSplit w:val="0"/>
          <w:trHeight w:val="280" w:hRule="atLeast"/>
          <w:tblHeader w:val="0"/>
        </w:trPr>
        <w:tc>
          <w:tcPr>
            <w:shd w:fill="c0e6f5" w:val="clear"/>
            <w:vAlign w:val="bottom"/>
          </w:tcPr>
          <w:p w:rsidR="00000000" w:rsidDel="00000000" w:rsidP="00000000" w:rsidRDefault="00000000" w:rsidRPr="00000000" w14:paraId="00000202">
            <w:pPr>
              <w:jc w:val="right"/>
              <w:rPr>
                <w:sz w:val="22"/>
                <w:szCs w:val="22"/>
              </w:rPr>
            </w:pPr>
            <w:r w:rsidDel="00000000" w:rsidR="00000000" w:rsidRPr="00000000">
              <w:rPr>
                <w:sz w:val="22"/>
                <w:szCs w:val="22"/>
                <w:rtl w:val="0"/>
              </w:rPr>
              <w:t xml:space="preserve">151</w:t>
            </w:r>
          </w:p>
        </w:tc>
        <w:tc>
          <w:tcPr>
            <w:shd w:fill="c0e6f5" w:val="clear"/>
            <w:vAlign w:val="bottom"/>
          </w:tcPr>
          <w:p w:rsidR="00000000" w:rsidDel="00000000" w:rsidP="00000000" w:rsidRDefault="00000000" w:rsidRPr="00000000" w14:paraId="00000203">
            <w:pPr>
              <w:rPr>
                <w:sz w:val="22"/>
                <w:szCs w:val="22"/>
              </w:rPr>
            </w:pPr>
            <w:r w:rsidDel="00000000" w:rsidR="00000000" w:rsidRPr="00000000">
              <w:rPr>
                <w:sz w:val="22"/>
                <w:szCs w:val="22"/>
                <w:rtl w:val="0"/>
              </w:rPr>
              <w:t xml:space="preserve">Saint Vincent and the Grenadines</w:t>
            </w:r>
          </w:p>
        </w:tc>
        <w:tc>
          <w:tcPr>
            <w:shd w:fill="fae0cc" w:val="clear"/>
            <w:vAlign w:val="bottom"/>
          </w:tcPr>
          <w:p w:rsidR="00000000" w:rsidDel="00000000" w:rsidP="00000000" w:rsidRDefault="00000000" w:rsidRPr="00000000" w14:paraId="00000204">
            <w:pPr>
              <w:jc w:val="right"/>
              <w:rPr>
                <w:sz w:val="22"/>
                <w:szCs w:val="22"/>
              </w:rPr>
            </w:pPr>
            <w:r w:rsidDel="00000000" w:rsidR="00000000" w:rsidRPr="00000000">
              <w:rPr>
                <w:sz w:val="22"/>
                <w:szCs w:val="22"/>
                <w:rtl w:val="0"/>
              </w:rPr>
              <w:t xml:space="preserve">50.1030</w:t>
            </w:r>
          </w:p>
        </w:tc>
      </w:tr>
      <w:tr>
        <w:trPr>
          <w:cantSplit w:val="0"/>
          <w:trHeight w:val="280" w:hRule="atLeast"/>
          <w:tblHeader w:val="0"/>
        </w:trPr>
        <w:tc>
          <w:tcPr>
            <w:vAlign w:val="bottom"/>
          </w:tcPr>
          <w:p w:rsidR="00000000" w:rsidDel="00000000" w:rsidP="00000000" w:rsidRDefault="00000000" w:rsidRPr="00000000" w14:paraId="00000205">
            <w:pPr>
              <w:jc w:val="right"/>
              <w:rPr>
                <w:sz w:val="22"/>
                <w:szCs w:val="22"/>
              </w:rPr>
            </w:pPr>
            <w:r w:rsidDel="00000000" w:rsidR="00000000" w:rsidRPr="00000000">
              <w:rPr>
                <w:sz w:val="22"/>
                <w:szCs w:val="22"/>
                <w:rtl w:val="0"/>
              </w:rPr>
              <w:t xml:space="preserve">152</w:t>
            </w:r>
          </w:p>
        </w:tc>
        <w:tc>
          <w:tcPr>
            <w:vAlign w:val="bottom"/>
          </w:tcPr>
          <w:p w:rsidR="00000000" w:rsidDel="00000000" w:rsidP="00000000" w:rsidRDefault="00000000" w:rsidRPr="00000000" w14:paraId="00000206">
            <w:pPr>
              <w:rPr>
                <w:sz w:val="22"/>
                <w:szCs w:val="22"/>
              </w:rPr>
            </w:pPr>
            <w:r w:rsidDel="00000000" w:rsidR="00000000" w:rsidRPr="00000000">
              <w:rPr>
                <w:sz w:val="22"/>
                <w:szCs w:val="22"/>
                <w:rtl w:val="0"/>
              </w:rPr>
              <w:t xml:space="preserve">Guinea</w:t>
            </w:r>
          </w:p>
        </w:tc>
        <w:tc>
          <w:tcPr>
            <w:shd w:fill="fae0cc" w:val="clear"/>
            <w:vAlign w:val="bottom"/>
          </w:tcPr>
          <w:p w:rsidR="00000000" w:rsidDel="00000000" w:rsidP="00000000" w:rsidRDefault="00000000" w:rsidRPr="00000000" w14:paraId="00000207">
            <w:pPr>
              <w:jc w:val="right"/>
              <w:rPr>
                <w:sz w:val="22"/>
                <w:szCs w:val="22"/>
              </w:rPr>
            </w:pPr>
            <w:r w:rsidDel="00000000" w:rsidR="00000000" w:rsidRPr="00000000">
              <w:rPr>
                <w:sz w:val="22"/>
                <w:szCs w:val="22"/>
                <w:rtl w:val="0"/>
              </w:rPr>
              <w:t xml:space="preserve">49.6632</w:t>
            </w:r>
          </w:p>
        </w:tc>
      </w:tr>
      <w:tr>
        <w:trPr>
          <w:cantSplit w:val="0"/>
          <w:trHeight w:val="280" w:hRule="atLeast"/>
          <w:tblHeader w:val="0"/>
        </w:trPr>
        <w:tc>
          <w:tcPr>
            <w:shd w:fill="c0e6f5" w:val="clear"/>
            <w:vAlign w:val="bottom"/>
          </w:tcPr>
          <w:p w:rsidR="00000000" w:rsidDel="00000000" w:rsidP="00000000" w:rsidRDefault="00000000" w:rsidRPr="00000000" w14:paraId="00000208">
            <w:pPr>
              <w:jc w:val="right"/>
              <w:rPr>
                <w:sz w:val="22"/>
                <w:szCs w:val="22"/>
              </w:rPr>
            </w:pPr>
            <w:r w:rsidDel="00000000" w:rsidR="00000000" w:rsidRPr="00000000">
              <w:rPr>
                <w:sz w:val="22"/>
                <w:szCs w:val="22"/>
                <w:rtl w:val="0"/>
              </w:rPr>
              <w:t xml:space="preserve">153</w:t>
            </w:r>
          </w:p>
        </w:tc>
        <w:tc>
          <w:tcPr>
            <w:shd w:fill="c0e6f5" w:val="clear"/>
            <w:vAlign w:val="bottom"/>
          </w:tcPr>
          <w:p w:rsidR="00000000" w:rsidDel="00000000" w:rsidP="00000000" w:rsidRDefault="00000000" w:rsidRPr="00000000" w14:paraId="00000209">
            <w:pPr>
              <w:rPr>
                <w:sz w:val="22"/>
                <w:szCs w:val="22"/>
              </w:rPr>
            </w:pPr>
            <w:r w:rsidDel="00000000" w:rsidR="00000000" w:rsidRPr="00000000">
              <w:rPr>
                <w:sz w:val="22"/>
                <w:szCs w:val="22"/>
                <w:rtl w:val="0"/>
              </w:rPr>
              <w:t xml:space="preserve">Dominica</w:t>
            </w:r>
          </w:p>
        </w:tc>
        <w:tc>
          <w:tcPr>
            <w:shd w:fill="fae0cc" w:val="clear"/>
            <w:vAlign w:val="bottom"/>
          </w:tcPr>
          <w:p w:rsidR="00000000" w:rsidDel="00000000" w:rsidP="00000000" w:rsidRDefault="00000000" w:rsidRPr="00000000" w14:paraId="0000020A">
            <w:pPr>
              <w:jc w:val="right"/>
              <w:rPr>
                <w:sz w:val="22"/>
                <w:szCs w:val="22"/>
              </w:rPr>
            </w:pPr>
            <w:r w:rsidDel="00000000" w:rsidR="00000000" w:rsidRPr="00000000">
              <w:rPr>
                <w:sz w:val="22"/>
                <w:szCs w:val="22"/>
                <w:rtl w:val="0"/>
              </w:rPr>
              <w:t xml:space="preserve">49.6482</w:t>
            </w:r>
          </w:p>
        </w:tc>
      </w:tr>
      <w:tr>
        <w:trPr>
          <w:cantSplit w:val="0"/>
          <w:trHeight w:val="280" w:hRule="atLeast"/>
          <w:tblHeader w:val="0"/>
        </w:trPr>
        <w:tc>
          <w:tcPr>
            <w:vAlign w:val="bottom"/>
          </w:tcPr>
          <w:p w:rsidR="00000000" w:rsidDel="00000000" w:rsidP="00000000" w:rsidRDefault="00000000" w:rsidRPr="00000000" w14:paraId="0000020B">
            <w:pPr>
              <w:jc w:val="right"/>
              <w:rPr>
                <w:sz w:val="22"/>
                <w:szCs w:val="22"/>
              </w:rPr>
            </w:pPr>
            <w:r w:rsidDel="00000000" w:rsidR="00000000" w:rsidRPr="00000000">
              <w:rPr>
                <w:sz w:val="22"/>
                <w:szCs w:val="22"/>
                <w:rtl w:val="0"/>
              </w:rPr>
              <w:t xml:space="preserve">154</w:t>
            </w:r>
          </w:p>
        </w:tc>
        <w:tc>
          <w:tcPr>
            <w:vAlign w:val="bottom"/>
          </w:tcPr>
          <w:p w:rsidR="00000000" w:rsidDel="00000000" w:rsidP="00000000" w:rsidRDefault="00000000" w:rsidRPr="00000000" w14:paraId="0000020C">
            <w:pPr>
              <w:rPr>
                <w:sz w:val="22"/>
                <w:szCs w:val="22"/>
              </w:rPr>
            </w:pPr>
            <w:r w:rsidDel="00000000" w:rsidR="00000000" w:rsidRPr="00000000">
              <w:rPr>
                <w:sz w:val="22"/>
                <w:szCs w:val="22"/>
                <w:rtl w:val="0"/>
              </w:rPr>
              <w:t xml:space="preserve">Maldives</w:t>
            </w:r>
          </w:p>
        </w:tc>
        <w:tc>
          <w:tcPr>
            <w:shd w:fill="fadfcc" w:val="clear"/>
            <w:vAlign w:val="bottom"/>
          </w:tcPr>
          <w:p w:rsidR="00000000" w:rsidDel="00000000" w:rsidP="00000000" w:rsidRDefault="00000000" w:rsidRPr="00000000" w14:paraId="0000020D">
            <w:pPr>
              <w:jc w:val="right"/>
              <w:rPr>
                <w:sz w:val="22"/>
                <w:szCs w:val="22"/>
              </w:rPr>
            </w:pPr>
            <w:r w:rsidDel="00000000" w:rsidR="00000000" w:rsidRPr="00000000">
              <w:rPr>
                <w:sz w:val="22"/>
                <w:szCs w:val="22"/>
                <w:rtl w:val="0"/>
              </w:rPr>
              <w:t xml:space="preserve">49.3157</w:t>
            </w:r>
          </w:p>
        </w:tc>
      </w:tr>
      <w:tr>
        <w:trPr>
          <w:cantSplit w:val="0"/>
          <w:trHeight w:val="280" w:hRule="atLeast"/>
          <w:tblHeader w:val="0"/>
        </w:trPr>
        <w:tc>
          <w:tcPr>
            <w:shd w:fill="c0e6f5" w:val="clear"/>
            <w:vAlign w:val="bottom"/>
          </w:tcPr>
          <w:p w:rsidR="00000000" w:rsidDel="00000000" w:rsidP="00000000" w:rsidRDefault="00000000" w:rsidRPr="00000000" w14:paraId="0000020E">
            <w:pPr>
              <w:jc w:val="right"/>
              <w:rPr>
                <w:sz w:val="22"/>
                <w:szCs w:val="22"/>
              </w:rPr>
            </w:pPr>
            <w:r w:rsidDel="00000000" w:rsidR="00000000" w:rsidRPr="00000000">
              <w:rPr>
                <w:sz w:val="22"/>
                <w:szCs w:val="22"/>
                <w:rtl w:val="0"/>
              </w:rPr>
              <w:t xml:space="preserve">155</w:t>
            </w:r>
          </w:p>
        </w:tc>
        <w:tc>
          <w:tcPr>
            <w:shd w:fill="c0e6f5" w:val="clear"/>
            <w:vAlign w:val="bottom"/>
          </w:tcPr>
          <w:p w:rsidR="00000000" w:rsidDel="00000000" w:rsidP="00000000" w:rsidRDefault="00000000" w:rsidRPr="00000000" w14:paraId="0000020F">
            <w:pPr>
              <w:rPr>
                <w:sz w:val="22"/>
                <w:szCs w:val="22"/>
              </w:rPr>
            </w:pPr>
            <w:r w:rsidDel="00000000" w:rsidR="00000000" w:rsidRPr="00000000">
              <w:rPr>
                <w:sz w:val="22"/>
                <w:szCs w:val="22"/>
                <w:rtl w:val="0"/>
              </w:rPr>
              <w:t xml:space="preserve">Madagascar</w:t>
            </w:r>
          </w:p>
        </w:tc>
        <w:tc>
          <w:tcPr>
            <w:shd w:fill="fadfcc" w:val="clear"/>
            <w:vAlign w:val="bottom"/>
          </w:tcPr>
          <w:p w:rsidR="00000000" w:rsidDel="00000000" w:rsidP="00000000" w:rsidRDefault="00000000" w:rsidRPr="00000000" w14:paraId="00000210">
            <w:pPr>
              <w:jc w:val="right"/>
              <w:rPr>
                <w:sz w:val="22"/>
                <w:szCs w:val="22"/>
              </w:rPr>
            </w:pPr>
            <w:r w:rsidDel="00000000" w:rsidR="00000000" w:rsidRPr="00000000">
              <w:rPr>
                <w:sz w:val="22"/>
                <w:szCs w:val="22"/>
                <w:rtl w:val="0"/>
              </w:rPr>
              <w:t xml:space="preserve">49.1877</w:t>
            </w:r>
          </w:p>
        </w:tc>
      </w:tr>
      <w:tr>
        <w:trPr>
          <w:cantSplit w:val="0"/>
          <w:trHeight w:val="280" w:hRule="atLeast"/>
          <w:tblHeader w:val="0"/>
        </w:trPr>
        <w:tc>
          <w:tcPr>
            <w:vAlign w:val="bottom"/>
          </w:tcPr>
          <w:p w:rsidR="00000000" w:rsidDel="00000000" w:rsidP="00000000" w:rsidRDefault="00000000" w:rsidRPr="00000000" w14:paraId="00000211">
            <w:pPr>
              <w:jc w:val="right"/>
              <w:rPr>
                <w:sz w:val="22"/>
                <w:szCs w:val="22"/>
              </w:rPr>
            </w:pPr>
            <w:r w:rsidDel="00000000" w:rsidR="00000000" w:rsidRPr="00000000">
              <w:rPr>
                <w:sz w:val="22"/>
                <w:szCs w:val="22"/>
                <w:rtl w:val="0"/>
              </w:rPr>
              <w:t xml:space="preserve">156</w:t>
            </w:r>
          </w:p>
        </w:tc>
        <w:tc>
          <w:tcPr>
            <w:vAlign w:val="bottom"/>
          </w:tcPr>
          <w:p w:rsidR="00000000" w:rsidDel="00000000" w:rsidP="00000000" w:rsidRDefault="00000000" w:rsidRPr="00000000" w14:paraId="00000212">
            <w:pPr>
              <w:rPr>
                <w:sz w:val="22"/>
                <w:szCs w:val="22"/>
              </w:rPr>
            </w:pPr>
            <w:r w:rsidDel="00000000" w:rsidR="00000000" w:rsidRPr="00000000">
              <w:rPr>
                <w:sz w:val="22"/>
                <w:szCs w:val="22"/>
                <w:rtl w:val="0"/>
              </w:rPr>
              <w:t xml:space="preserve">Saint Lucia</w:t>
            </w:r>
          </w:p>
        </w:tc>
        <w:tc>
          <w:tcPr>
            <w:shd w:fill="f9decc" w:val="clear"/>
            <w:vAlign w:val="bottom"/>
          </w:tcPr>
          <w:p w:rsidR="00000000" w:rsidDel="00000000" w:rsidP="00000000" w:rsidRDefault="00000000" w:rsidRPr="00000000" w14:paraId="00000213">
            <w:pPr>
              <w:jc w:val="right"/>
              <w:rPr>
                <w:sz w:val="22"/>
                <w:szCs w:val="22"/>
              </w:rPr>
            </w:pPr>
            <w:r w:rsidDel="00000000" w:rsidR="00000000" w:rsidRPr="00000000">
              <w:rPr>
                <w:sz w:val="22"/>
                <w:szCs w:val="22"/>
                <w:rtl w:val="0"/>
              </w:rPr>
              <w:t xml:space="preserve">48.2837</w:t>
            </w:r>
          </w:p>
        </w:tc>
      </w:tr>
      <w:tr>
        <w:trPr>
          <w:cantSplit w:val="0"/>
          <w:trHeight w:val="280" w:hRule="atLeast"/>
          <w:tblHeader w:val="0"/>
        </w:trPr>
        <w:tc>
          <w:tcPr>
            <w:shd w:fill="c0e6f5" w:val="clear"/>
            <w:vAlign w:val="bottom"/>
          </w:tcPr>
          <w:p w:rsidR="00000000" w:rsidDel="00000000" w:rsidP="00000000" w:rsidRDefault="00000000" w:rsidRPr="00000000" w14:paraId="00000214">
            <w:pPr>
              <w:jc w:val="right"/>
              <w:rPr>
                <w:sz w:val="22"/>
                <w:szCs w:val="22"/>
              </w:rPr>
            </w:pPr>
            <w:r w:rsidDel="00000000" w:rsidR="00000000" w:rsidRPr="00000000">
              <w:rPr>
                <w:sz w:val="22"/>
                <w:szCs w:val="22"/>
                <w:rtl w:val="0"/>
              </w:rPr>
              <w:t xml:space="preserve">157</w:t>
            </w:r>
          </w:p>
        </w:tc>
        <w:tc>
          <w:tcPr>
            <w:shd w:fill="c0e6f5" w:val="clear"/>
            <w:vAlign w:val="bottom"/>
          </w:tcPr>
          <w:p w:rsidR="00000000" w:rsidDel="00000000" w:rsidP="00000000" w:rsidRDefault="00000000" w:rsidRPr="00000000" w14:paraId="00000215">
            <w:pPr>
              <w:rPr>
                <w:sz w:val="22"/>
                <w:szCs w:val="22"/>
              </w:rPr>
            </w:pPr>
            <w:r w:rsidDel="00000000" w:rsidR="00000000" w:rsidRPr="00000000">
              <w:rPr>
                <w:sz w:val="22"/>
                <w:szCs w:val="22"/>
                <w:rtl w:val="0"/>
              </w:rPr>
              <w:t xml:space="preserve">Honduras</w:t>
            </w:r>
          </w:p>
        </w:tc>
        <w:tc>
          <w:tcPr>
            <w:shd w:fill="f9decc" w:val="clear"/>
            <w:vAlign w:val="bottom"/>
          </w:tcPr>
          <w:p w:rsidR="00000000" w:rsidDel="00000000" w:rsidP="00000000" w:rsidRDefault="00000000" w:rsidRPr="00000000" w14:paraId="00000216">
            <w:pPr>
              <w:jc w:val="right"/>
              <w:rPr>
                <w:sz w:val="22"/>
                <w:szCs w:val="22"/>
              </w:rPr>
            </w:pPr>
            <w:r w:rsidDel="00000000" w:rsidR="00000000" w:rsidRPr="00000000">
              <w:rPr>
                <w:sz w:val="22"/>
                <w:szCs w:val="22"/>
                <w:rtl w:val="0"/>
              </w:rPr>
              <w:t xml:space="preserve">47.9712</w:t>
            </w:r>
          </w:p>
        </w:tc>
      </w:tr>
      <w:tr>
        <w:trPr>
          <w:cantSplit w:val="0"/>
          <w:trHeight w:val="280" w:hRule="atLeast"/>
          <w:tblHeader w:val="0"/>
        </w:trPr>
        <w:tc>
          <w:tcPr>
            <w:vAlign w:val="bottom"/>
          </w:tcPr>
          <w:p w:rsidR="00000000" w:rsidDel="00000000" w:rsidP="00000000" w:rsidRDefault="00000000" w:rsidRPr="00000000" w14:paraId="00000217">
            <w:pPr>
              <w:jc w:val="right"/>
              <w:rPr>
                <w:sz w:val="22"/>
                <w:szCs w:val="22"/>
              </w:rPr>
            </w:pPr>
            <w:r w:rsidDel="00000000" w:rsidR="00000000" w:rsidRPr="00000000">
              <w:rPr>
                <w:sz w:val="22"/>
                <w:szCs w:val="22"/>
                <w:rtl w:val="0"/>
              </w:rPr>
              <w:t xml:space="preserve">158</w:t>
            </w:r>
          </w:p>
        </w:tc>
        <w:tc>
          <w:tcPr>
            <w:vAlign w:val="bottom"/>
          </w:tcPr>
          <w:p w:rsidR="00000000" w:rsidDel="00000000" w:rsidP="00000000" w:rsidRDefault="00000000" w:rsidRPr="00000000" w14:paraId="00000218">
            <w:pPr>
              <w:rPr>
                <w:sz w:val="22"/>
                <w:szCs w:val="22"/>
              </w:rPr>
            </w:pPr>
            <w:r w:rsidDel="00000000" w:rsidR="00000000" w:rsidRPr="00000000">
              <w:rPr>
                <w:sz w:val="22"/>
                <w:szCs w:val="22"/>
                <w:rtl w:val="0"/>
              </w:rPr>
              <w:t xml:space="preserve">Benin</w:t>
            </w:r>
          </w:p>
        </w:tc>
        <w:tc>
          <w:tcPr>
            <w:shd w:fill="f9decc" w:val="clear"/>
            <w:vAlign w:val="bottom"/>
          </w:tcPr>
          <w:p w:rsidR="00000000" w:rsidDel="00000000" w:rsidP="00000000" w:rsidRDefault="00000000" w:rsidRPr="00000000" w14:paraId="00000219">
            <w:pPr>
              <w:jc w:val="right"/>
              <w:rPr>
                <w:sz w:val="22"/>
                <w:szCs w:val="22"/>
              </w:rPr>
            </w:pPr>
            <w:r w:rsidDel="00000000" w:rsidR="00000000" w:rsidRPr="00000000">
              <w:rPr>
                <w:sz w:val="22"/>
                <w:szCs w:val="22"/>
                <w:rtl w:val="0"/>
              </w:rPr>
              <w:t xml:space="preserve">47.6367</w:t>
            </w:r>
          </w:p>
        </w:tc>
      </w:tr>
      <w:tr>
        <w:trPr>
          <w:cantSplit w:val="0"/>
          <w:trHeight w:val="280" w:hRule="atLeast"/>
          <w:tblHeader w:val="0"/>
        </w:trPr>
        <w:tc>
          <w:tcPr>
            <w:shd w:fill="c0e6f5" w:val="clear"/>
            <w:vAlign w:val="bottom"/>
          </w:tcPr>
          <w:p w:rsidR="00000000" w:rsidDel="00000000" w:rsidP="00000000" w:rsidRDefault="00000000" w:rsidRPr="00000000" w14:paraId="0000021A">
            <w:pPr>
              <w:jc w:val="right"/>
              <w:rPr>
                <w:sz w:val="22"/>
                <w:szCs w:val="22"/>
              </w:rPr>
            </w:pPr>
            <w:r w:rsidDel="00000000" w:rsidR="00000000" w:rsidRPr="00000000">
              <w:rPr>
                <w:sz w:val="22"/>
                <w:szCs w:val="22"/>
                <w:rtl w:val="0"/>
              </w:rPr>
              <w:t xml:space="preserve">159</w:t>
            </w:r>
          </w:p>
        </w:tc>
        <w:tc>
          <w:tcPr>
            <w:shd w:fill="c0e6f5" w:val="clear"/>
            <w:vAlign w:val="bottom"/>
          </w:tcPr>
          <w:p w:rsidR="00000000" w:rsidDel="00000000" w:rsidP="00000000" w:rsidRDefault="00000000" w:rsidRPr="00000000" w14:paraId="0000021B">
            <w:pPr>
              <w:rPr>
                <w:sz w:val="22"/>
                <w:szCs w:val="22"/>
              </w:rPr>
            </w:pPr>
            <w:r w:rsidDel="00000000" w:rsidR="00000000" w:rsidRPr="00000000">
              <w:rPr>
                <w:sz w:val="22"/>
                <w:szCs w:val="22"/>
                <w:rtl w:val="0"/>
              </w:rPr>
              <w:t xml:space="preserve">Timor-Leste</w:t>
            </w:r>
          </w:p>
        </w:tc>
        <w:tc>
          <w:tcPr>
            <w:shd w:fill="f9ddcc" w:val="clear"/>
            <w:vAlign w:val="bottom"/>
          </w:tcPr>
          <w:p w:rsidR="00000000" w:rsidDel="00000000" w:rsidP="00000000" w:rsidRDefault="00000000" w:rsidRPr="00000000" w14:paraId="0000021C">
            <w:pPr>
              <w:jc w:val="right"/>
              <w:rPr>
                <w:sz w:val="22"/>
                <w:szCs w:val="22"/>
              </w:rPr>
            </w:pPr>
            <w:r w:rsidDel="00000000" w:rsidR="00000000" w:rsidRPr="00000000">
              <w:rPr>
                <w:sz w:val="22"/>
                <w:szCs w:val="22"/>
                <w:rtl w:val="0"/>
              </w:rPr>
              <w:t xml:space="preserve">47.3841</w:t>
            </w:r>
          </w:p>
        </w:tc>
      </w:tr>
      <w:tr>
        <w:trPr>
          <w:cantSplit w:val="0"/>
          <w:trHeight w:val="280" w:hRule="atLeast"/>
          <w:tblHeader w:val="0"/>
        </w:trPr>
        <w:tc>
          <w:tcPr>
            <w:vAlign w:val="bottom"/>
          </w:tcPr>
          <w:p w:rsidR="00000000" w:rsidDel="00000000" w:rsidP="00000000" w:rsidRDefault="00000000" w:rsidRPr="00000000" w14:paraId="0000021D">
            <w:pPr>
              <w:jc w:val="right"/>
              <w:rPr>
                <w:sz w:val="22"/>
                <w:szCs w:val="22"/>
              </w:rPr>
            </w:pPr>
            <w:r w:rsidDel="00000000" w:rsidR="00000000" w:rsidRPr="00000000">
              <w:rPr>
                <w:sz w:val="22"/>
                <w:szCs w:val="22"/>
                <w:rtl w:val="0"/>
              </w:rPr>
              <w:t xml:space="preserve">160</w:t>
            </w:r>
          </w:p>
        </w:tc>
        <w:tc>
          <w:tcPr>
            <w:vAlign w:val="bottom"/>
          </w:tcPr>
          <w:p w:rsidR="00000000" w:rsidDel="00000000" w:rsidP="00000000" w:rsidRDefault="00000000" w:rsidRPr="00000000" w14:paraId="0000021E">
            <w:pPr>
              <w:rPr>
                <w:sz w:val="22"/>
                <w:szCs w:val="22"/>
              </w:rPr>
            </w:pPr>
            <w:r w:rsidDel="00000000" w:rsidR="00000000" w:rsidRPr="00000000">
              <w:rPr>
                <w:sz w:val="22"/>
                <w:szCs w:val="22"/>
                <w:rtl w:val="0"/>
              </w:rPr>
              <w:t xml:space="preserve">Grenada</w:t>
            </w:r>
          </w:p>
        </w:tc>
        <w:tc>
          <w:tcPr>
            <w:shd w:fill="f9ddcc" w:val="clear"/>
            <w:vAlign w:val="bottom"/>
          </w:tcPr>
          <w:p w:rsidR="00000000" w:rsidDel="00000000" w:rsidP="00000000" w:rsidRDefault="00000000" w:rsidRPr="00000000" w14:paraId="0000021F">
            <w:pPr>
              <w:jc w:val="right"/>
              <w:rPr>
                <w:sz w:val="22"/>
                <w:szCs w:val="22"/>
              </w:rPr>
            </w:pPr>
            <w:r w:rsidDel="00000000" w:rsidR="00000000" w:rsidRPr="00000000">
              <w:rPr>
                <w:sz w:val="22"/>
                <w:szCs w:val="22"/>
                <w:rtl w:val="0"/>
              </w:rPr>
              <w:t xml:space="preserve">47.3190</w:t>
            </w:r>
          </w:p>
        </w:tc>
      </w:tr>
      <w:tr>
        <w:trPr>
          <w:cantSplit w:val="0"/>
          <w:trHeight w:val="280" w:hRule="atLeast"/>
          <w:tblHeader w:val="0"/>
        </w:trPr>
        <w:tc>
          <w:tcPr>
            <w:shd w:fill="c0e6f5" w:val="clear"/>
            <w:vAlign w:val="bottom"/>
          </w:tcPr>
          <w:p w:rsidR="00000000" w:rsidDel="00000000" w:rsidP="00000000" w:rsidRDefault="00000000" w:rsidRPr="00000000" w14:paraId="00000220">
            <w:pPr>
              <w:jc w:val="right"/>
              <w:rPr>
                <w:sz w:val="22"/>
                <w:szCs w:val="22"/>
              </w:rPr>
            </w:pPr>
            <w:r w:rsidDel="00000000" w:rsidR="00000000" w:rsidRPr="00000000">
              <w:rPr>
                <w:sz w:val="22"/>
                <w:szCs w:val="22"/>
                <w:rtl w:val="0"/>
              </w:rPr>
              <w:t xml:space="preserve">161</w:t>
            </w:r>
          </w:p>
        </w:tc>
        <w:tc>
          <w:tcPr>
            <w:shd w:fill="c0e6f5" w:val="clear"/>
            <w:vAlign w:val="bottom"/>
          </w:tcPr>
          <w:p w:rsidR="00000000" w:rsidDel="00000000" w:rsidP="00000000" w:rsidRDefault="00000000" w:rsidRPr="00000000" w14:paraId="00000221">
            <w:pPr>
              <w:rPr>
                <w:sz w:val="22"/>
                <w:szCs w:val="22"/>
              </w:rPr>
            </w:pPr>
            <w:r w:rsidDel="00000000" w:rsidR="00000000" w:rsidRPr="00000000">
              <w:rPr>
                <w:sz w:val="22"/>
                <w:szCs w:val="22"/>
                <w:rtl w:val="0"/>
              </w:rPr>
              <w:t xml:space="preserve">Seychelles</w:t>
            </w:r>
          </w:p>
        </w:tc>
        <w:tc>
          <w:tcPr>
            <w:shd w:fill="f9ddcc" w:val="clear"/>
            <w:vAlign w:val="bottom"/>
          </w:tcPr>
          <w:p w:rsidR="00000000" w:rsidDel="00000000" w:rsidP="00000000" w:rsidRDefault="00000000" w:rsidRPr="00000000" w14:paraId="00000222">
            <w:pPr>
              <w:jc w:val="right"/>
              <w:rPr>
                <w:sz w:val="22"/>
                <w:szCs w:val="22"/>
              </w:rPr>
            </w:pPr>
            <w:r w:rsidDel="00000000" w:rsidR="00000000" w:rsidRPr="00000000">
              <w:rPr>
                <w:sz w:val="22"/>
                <w:szCs w:val="22"/>
                <w:rtl w:val="0"/>
              </w:rPr>
              <w:t xml:space="preserve">46.7727</w:t>
            </w:r>
          </w:p>
        </w:tc>
      </w:tr>
      <w:tr>
        <w:trPr>
          <w:cantSplit w:val="0"/>
          <w:trHeight w:val="280" w:hRule="atLeast"/>
          <w:tblHeader w:val="0"/>
        </w:trPr>
        <w:tc>
          <w:tcPr>
            <w:vAlign w:val="bottom"/>
          </w:tcPr>
          <w:p w:rsidR="00000000" w:rsidDel="00000000" w:rsidP="00000000" w:rsidRDefault="00000000" w:rsidRPr="00000000" w14:paraId="00000223">
            <w:pPr>
              <w:jc w:val="right"/>
              <w:rPr>
                <w:sz w:val="22"/>
                <w:szCs w:val="22"/>
              </w:rPr>
            </w:pPr>
            <w:r w:rsidDel="00000000" w:rsidR="00000000" w:rsidRPr="00000000">
              <w:rPr>
                <w:sz w:val="22"/>
                <w:szCs w:val="22"/>
                <w:rtl w:val="0"/>
              </w:rPr>
              <w:t xml:space="preserve">162</w:t>
            </w:r>
          </w:p>
        </w:tc>
        <w:tc>
          <w:tcPr>
            <w:vAlign w:val="bottom"/>
          </w:tcPr>
          <w:p w:rsidR="00000000" w:rsidDel="00000000" w:rsidP="00000000" w:rsidRDefault="00000000" w:rsidRPr="00000000" w14:paraId="00000224">
            <w:pPr>
              <w:rPr>
                <w:sz w:val="22"/>
                <w:szCs w:val="22"/>
              </w:rPr>
            </w:pPr>
            <w:r w:rsidDel="00000000" w:rsidR="00000000" w:rsidRPr="00000000">
              <w:rPr>
                <w:sz w:val="22"/>
                <w:szCs w:val="22"/>
                <w:rtl w:val="0"/>
              </w:rPr>
              <w:t xml:space="preserve">Nauru</w:t>
            </w:r>
          </w:p>
        </w:tc>
        <w:tc>
          <w:tcPr>
            <w:shd w:fill="f9dccc" w:val="clear"/>
            <w:vAlign w:val="bottom"/>
          </w:tcPr>
          <w:p w:rsidR="00000000" w:rsidDel="00000000" w:rsidP="00000000" w:rsidRDefault="00000000" w:rsidRPr="00000000" w14:paraId="00000225">
            <w:pPr>
              <w:jc w:val="right"/>
              <w:rPr>
                <w:sz w:val="22"/>
                <w:szCs w:val="22"/>
              </w:rPr>
            </w:pPr>
            <w:r w:rsidDel="00000000" w:rsidR="00000000" w:rsidRPr="00000000">
              <w:rPr>
                <w:sz w:val="22"/>
                <w:szCs w:val="22"/>
                <w:rtl w:val="0"/>
              </w:rPr>
              <w:t xml:space="preserve">45.5506</w:t>
            </w:r>
          </w:p>
        </w:tc>
      </w:tr>
      <w:tr>
        <w:trPr>
          <w:cantSplit w:val="0"/>
          <w:trHeight w:val="280" w:hRule="atLeast"/>
          <w:tblHeader w:val="0"/>
        </w:trPr>
        <w:tc>
          <w:tcPr>
            <w:shd w:fill="c0e6f5" w:val="clear"/>
            <w:vAlign w:val="bottom"/>
          </w:tcPr>
          <w:p w:rsidR="00000000" w:rsidDel="00000000" w:rsidP="00000000" w:rsidRDefault="00000000" w:rsidRPr="00000000" w14:paraId="00000226">
            <w:pPr>
              <w:jc w:val="right"/>
              <w:rPr>
                <w:sz w:val="22"/>
                <w:szCs w:val="22"/>
              </w:rPr>
            </w:pPr>
            <w:r w:rsidDel="00000000" w:rsidR="00000000" w:rsidRPr="00000000">
              <w:rPr>
                <w:sz w:val="22"/>
                <w:szCs w:val="22"/>
                <w:rtl w:val="0"/>
              </w:rPr>
              <w:t xml:space="preserve">163</w:t>
            </w:r>
          </w:p>
        </w:tc>
        <w:tc>
          <w:tcPr>
            <w:shd w:fill="c0e6f5" w:val="clear"/>
            <w:vAlign w:val="bottom"/>
          </w:tcPr>
          <w:p w:rsidR="00000000" w:rsidDel="00000000" w:rsidP="00000000" w:rsidRDefault="00000000" w:rsidRPr="00000000" w14:paraId="00000227">
            <w:pPr>
              <w:rPr>
                <w:sz w:val="22"/>
                <w:szCs w:val="22"/>
              </w:rPr>
            </w:pPr>
            <w:r w:rsidDel="00000000" w:rsidR="00000000" w:rsidRPr="00000000">
              <w:rPr>
                <w:sz w:val="22"/>
                <w:szCs w:val="22"/>
                <w:rtl w:val="0"/>
              </w:rPr>
              <w:t xml:space="preserve">Afghanistan</w:t>
            </w:r>
          </w:p>
        </w:tc>
        <w:tc>
          <w:tcPr>
            <w:shd w:fill="f8dbcc" w:val="clear"/>
            <w:vAlign w:val="bottom"/>
          </w:tcPr>
          <w:p w:rsidR="00000000" w:rsidDel="00000000" w:rsidP="00000000" w:rsidRDefault="00000000" w:rsidRPr="00000000" w14:paraId="00000228">
            <w:pPr>
              <w:jc w:val="right"/>
              <w:rPr>
                <w:sz w:val="22"/>
                <w:szCs w:val="22"/>
              </w:rPr>
            </w:pPr>
            <w:r w:rsidDel="00000000" w:rsidR="00000000" w:rsidRPr="00000000">
              <w:rPr>
                <w:sz w:val="22"/>
                <w:szCs w:val="22"/>
                <w:rtl w:val="0"/>
              </w:rPr>
              <w:t xml:space="preserve">44.4528</w:t>
            </w:r>
          </w:p>
        </w:tc>
      </w:tr>
      <w:tr>
        <w:trPr>
          <w:cantSplit w:val="0"/>
          <w:trHeight w:val="280" w:hRule="atLeast"/>
          <w:tblHeader w:val="0"/>
        </w:trPr>
        <w:tc>
          <w:tcPr>
            <w:vAlign w:val="bottom"/>
          </w:tcPr>
          <w:p w:rsidR="00000000" w:rsidDel="00000000" w:rsidP="00000000" w:rsidRDefault="00000000" w:rsidRPr="00000000" w14:paraId="00000229">
            <w:pPr>
              <w:jc w:val="right"/>
              <w:rPr>
                <w:sz w:val="22"/>
                <w:szCs w:val="22"/>
              </w:rPr>
            </w:pPr>
            <w:r w:rsidDel="00000000" w:rsidR="00000000" w:rsidRPr="00000000">
              <w:rPr>
                <w:sz w:val="22"/>
                <w:szCs w:val="22"/>
                <w:rtl w:val="0"/>
              </w:rPr>
              <w:t xml:space="preserve">164</w:t>
            </w:r>
          </w:p>
        </w:tc>
        <w:tc>
          <w:tcPr>
            <w:vAlign w:val="bottom"/>
          </w:tcPr>
          <w:p w:rsidR="00000000" w:rsidDel="00000000" w:rsidP="00000000" w:rsidRDefault="00000000" w:rsidRPr="00000000" w14:paraId="0000022A">
            <w:pPr>
              <w:rPr>
                <w:sz w:val="22"/>
                <w:szCs w:val="22"/>
              </w:rPr>
            </w:pPr>
            <w:r w:rsidDel="00000000" w:rsidR="00000000" w:rsidRPr="00000000">
              <w:rPr>
                <w:sz w:val="22"/>
                <w:szCs w:val="22"/>
                <w:rtl w:val="0"/>
              </w:rPr>
              <w:t xml:space="preserve">Liberia</w:t>
            </w:r>
          </w:p>
        </w:tc>
        <w:tc>
          <w:tcPr>
            <w:shd w:fill="f8dacc" w:val="clear"/>
            <w:vAlign w:val="bottom"/>
          </w:tcPr>
          <w:p w:rsidR="00000000" w:rsidDel="00000000" w:rsidP="00000000" w:rsidRDefault="00000000" w:rsidRPr="00000000" w14:paraId="0000022B">
            <w:pPr>
              <w:jc w:val="right"/>
              <w:rPr>
                <w:sz w:val="22"/>
                <w:szCs w:val="22"/>
              </w:rPr>
            </w:pPr>
            <w:r w:rsidDel="00000000" w:rsidR="00000000" w:rsidRPr="00000000">
              <w:rPr>
                <w:sz w:val="22"/>
                <w:szCs w:val="22"/>
                <w:rtl w:val="0"/>
              </w:rPr>
              <w:t xml:space="preserve">44.0951</w:t>
            </w:r>
          </w:p>
        </w:tc>
      </w:tr>
      <w:tr>
        <w:trPr>
          <w:cantSplit w:val="0"/>
          <w:trHeight w:val="280" w:hRule="atLeast"/>
          <w:tblHeader w:val="0"/>
        </w:trPr>
        <w:tc>
          <w:tcPr>
            <w:shd w:fill="c0e6f5" w:val="clear"/>
            <w:vAlign w:val="bottom"/>
          </w:tcPr>
          <w:p w:rsidR="00000000" w:rsidDel="00000000" w:rsidP="00000000" w:rsidRDefault="00000000" w:rsidRPr="00000000" w14:paraId="0000022C">
            <w:pPr>
              <w:jc w:val="right"/>
              <w:rPr>
                <w:sz w:val="22"/>
                <w:szCs w:val="22"/>
              </w:rPr>
            </w:pPr>
            <w:r w:rsidDel="00000000" w:rsidR="00000000" w:rsidRPr="00000000">
              <w:rPr>
                <w:sz w:val="22"/>
                <w:szCs w:val="22"/>
                <w:rtl w:val="0"/>
              </w:rPr>
              <w:t xml:space="preserve">165</w:t>
            </w:r>
          </w:p>
        </w:tc>
        <w:tc>
          <w:tcPr>
            <w:shd w:fill="c0e6f5" w:val="clear"/>
            <w:vAlign w:val="bottom"/>
          </w:tcPr>
          <w:p w:rsidR="00000000" w:rsidDel="00000000" w:rsidP="00000000" w:rsidRDefault="00000000" w:rsidRPr="00000000" w14:paraId="0000022D">
            <w:pPr>
              <w:rPr>
                <w:sz w:val="22"/>
                <w:szCs w:val="22"/>
              </w:rPr>
            </w:pPr>
            <w:r w:rsidDel="00000000" w:rsidR="00000000" w:rsidRPr="00000000">
              <w:rPr>
                <w:sz w:val="22"/>
                <w:szCs w:val="22"/>
                <w:rtl w:val="0"/>
              </w:rPr>
              <w:t xml:space="preserve">Palestinian Territories</w:t>
            </w:r>
          </w:p>
        </w:tc>
        <w:tc>
          <w:tcPr>
            <w:shd w:fill="f8dacc" w:val="clear"/>
            <w:vAlign w:val="bottom"/>
          </w:tcPr>
          <w:p w:rsidR="00000000" w:rsidDel="00000000" w:rsidP="00000000" w:rsidRDefault="00000000" w:rsidRPr="00000000" w14:paraId="0000022E">
            <w:pPr>
              <w:jc w:val="right"/>
              <w:rPr>
                <w:sz w:val="22"/>
                <w:szCs w:val="22"/>
              </w:rPr>
            </w:pPr>
            <w:r w:rsidDel="00000000" w:rsidR="00000000" w:rsidRPr="00000000">
              <w:rPr>
                <w:sz w:val="22"/>
                <w:szCs w:val="22"/>
                <w:rtl w:val="0"/>
              </w:rPr>
              <w:t xml:space="preserve">43.8837</w:t>
            </w:r>
          </w:p>
        </w:tc>
      </w:tr>
      <w:tr>
        <w:trPr>
          <w:cantSplit w:val="0"/>
          <w:trHeight w:val="280" w:hRule="atLeast"/>
          <w:tblHeader w:val="0"/>
        </w:trPr>
        <w:tc>
          <w:tcPr>
            <w:vAlign w:val="bottom"/>
          </w:tcPr>
          <w:p w:rsidR="00000000" w:rsidDel="00000000" w:rsidP="00000000" w:rsidRDefault="00000000" w:rsidRPr="00000000" w14:paraId="0000022F">
            <w:pPr>
              <w:jc w:val="right"/>
              <w:rPr>
                <w:sz w:val="22"/>
                <w:szCs w:val="22"/>
              </w:rPr>
            </w:pPr>
            <w:r w:rsidDel="00000000" w:rsidR="00000000" w:rsidRPr="00000000">
              <w:rPr>
                <w:sz w:val="22"/>
                <w:szCs w:val="22"/>
                <w:rtl w:val="0"/>
              </w:rPr>
              <w:t xml:space="preserve">166</w:t>
            </w:r>
          </w:p>
        </w:tc>
        <w:tc>
          <w:tcPr>
            <w:vAlign w:val="bottom"/>
          </w:tcPr>
          <w:p w:rsidR="00000000" w:rsidDel="00000000" w:rsidP="00000000" w:rsidRDefault="00000000" w:rsidRPr="00000000" w14:paraId="00000230">
            <w:pPr>
              <w:rPr>
                <w:sz w:val="22"/>
                <w:szCs w:val="22"/>
              </w:rPr>
            </w:pPr>
            <w:r w:rsidDel="00000000" w:rsidR="00000000" w:rsidRPr="00000000">
              <w:rPr>
                <w:sz w:val="22"/>
                <w:szCs w:val="22"/>
                <w:rtl w:val="0"/>
              </w:rPr>
              <w:t xml:space="preserve">Cabo Verde</w:t>
            </w:r>
          </w:p>
        </w:tc>
        <w:tc>
          <w:tcPr>
            <w:shd w:fill="f8dacc" w:val="clear"/>
            <w:vAlign w:val="bottom"/>
          </w:tcPr>
          <w:p w:rsidR="00000000" w:rsidDel="00000000" w:rsidP="00000000" w:rsidRDefault="00000000" w:rsidRPr="00000000" w14:paraId="00000231">
            <w:pPr>
              <w:jc w:val="right"/>
              <w:rPr>
                <w:sz w:val="22"/>
                <w:szCs w:val="22"/>
              </w:rPr>
            </w:pPr>
            <w:r w:rsidDel="00000000" w:rsidR="00000000" w:rsidRPr="00000000">
              <w:rPr>
                <w:sz w:val="22"/>
                <w:szCs w:val="22"/>
                <w:rtl w:val="0"/>
              </w:rPr>
              <w:t xml:space="preserve">43.8223</w:t>
            </w:r>
          </w:p>
        </w:tc>
      </w:tr>
      <w:tr>
        <w:trPr>
          <w:cantSplit w:val="0"/>
          <w:trHeight w:val="280" w:hRule="atLeast"/>
          <w:tblHeader w:val="0"/>
        </w:trPr>
        <w:tc>
          <w:tcPr>
            <w:shd w:fill="c0e6f5" w:val="clear"/>
            <w:vAlign w:val="bottom"/>
          </w:tcPr>
          <w:p w:rsidR="00000000" w:rsidDel="00000000" w:rsidP="00000000" w:rsidRDefault="00000000" w:rsidRPr="00000000" w14:paraId="00000232">
            <w:pPr>
              <w:jc w:val="right"/>
              <w:rPr>
                <w:sz w:val="22"/>
                <w:szCs w:val="22"/>
              </w:rPr>
            </w:pPr>
            <w:r w:rsidDel="00000000" w:rsidR="00000000" w:rsidRPr="00000000">
              <w:rPr>
                <w:sz w:val="22"/>
                <w:szCs w:val="22"/>
                <w:rtl w:val="0"/>
              </w:rPr>
              <w:t xml:space="preserve">167</w:t>
            </w:r>
          </w:p>
        </w:tc>
        <w:tc>
          <w:tcPr>
            <w:shd w:fill="c0e6f5" w:val="clear"/>
            <w:vAlign w:val="bottom"/>
          </w:tcPr>
          <w:p w:rsidR="00000000" w:rsidDel="00000000" w:rsidP="00000000" w:rsidRDefault="00000000" w:rsidRPr="00000000" w14:paraId="00000233">
            <w:pPr>
              <w:rPr>
                <w:sz w:val="22"/>
                <w:szCs w:val="22"/>
              </w:rPr>
            </w:pPr>
            <w:r w:rsidDel="00000000" w:rsidR="00000000" w:rsidRPr="00000000">
              <w:rPr>
                <w:sz w:val="22"/>
                <w:szCs w:val="22"/>
                <w:rtl w:val="0"/>
              </w:rPr>
              <w:t xml:space="preserve">Djibouti</w:t>
            </w:r>
          </w:p>
        </w:tc>
        <w:tc>
          <w:tcPr>
            <w:shd w:fill="f8dacc" w:val="clear"/>
            <w:vAlign w:val="bottom"/>
          </w:tcPr>
          <w:p w:rsidR="00000000" w:rsidDel="00000000" w:rsidP="00000000" w:rsidRDefault="00000000" w:rsidRPr="00000000" w14:paraId="00000234">
            <w:pPr>
              <w:jc w:val="right"/>
              <w:rPr>
                <w:sz w:val="22"/>
                <w:szCs w:val="22"/>
              </w:rPr>
            </w:pPr>
            <w:r w:rsidDel="00000000" w:rsidR="00000000" w:rsidRPr="00000000">
              <w:rPr>
                <w:sz w:val="22"/>
                <w:szCs w:val="22"/>
                <w:rtl w:val="0"/>
              </w:rPr>
              <w:t xml:space="preserve">43.5293</w:t>
            </w:r>
          </w:p>
        </w:tc>
      </w:tr>
      <w:tr>
        <w:trPr>
          <w:cantSplit w:val="0"/>
          <w:trHeight w:val="280" w:hRule="atLeast"/>
          <w:tblHeader w:val="0"/>
        </w:trPr>
        <w:tc>
          <w:tcPr>
            <w:vAlign w:val="bottom"/>
          </w:tcPr>
          <w:p w:rsidR="00000000" w:rsidDel="00000000" w:rsidP="00000000" w:rsidRDefault="00000000" w:rsidRPr="00000000" w14:paraId="00000235">
            <w:pPr>
              <w:jc w:val="right"/>
              <w:rPr>
                <w:sz w:val="22"/>
                <w:szCs w:val="22"/>
              </w:rPr>
            </w:pPr>
            <w:r w:rsidDel="00000000" w:rsidR="00000000" w:rsidRPr="00000000">
              <w:rPr>
                <w:sz w:val="22"/>
                <w:szCs w:val="22"/>
                <w:rtl w:val="0"/>
              </w:rPr>
              <w:t xml:space="preserve">168</w:t>
            </w:r>
          </w:p>
        </w:tc>
        <w:tc>
          <w:tcPr>
            <w:vAlign w:val="bottom"/>
          </w:tcPr>
          <w:p w:rsidR="00000000" w:rsidDel="00000000" w:rsidP="00000000" w:rsidRDefault="00000000" w:rsidRPr="00000000" w14:paraId="00000236">
            <w:pPr>
              <w:rPr>
                <w:sz w:val="22"/>
                <w:szCs w:val="22"/>
              </w:rPr>
            </w:pPr>
            <w:r w:rsidDel="00000000" w:rsidR="00000000" w:rsidRPr="00000000">
              <w:rPr>
                <w:sz w:val="22"/>
                <w:szCs w:val="22"/>
                <w:rtl w:val="0"/>
              </w:rPr>
              <w:t xml:space="preserve">Senegal</w:t>
            </w:r>
          </w:p>
        </w:tc>
        <w:tc>
          <w:tcPr>
            <w:shd w:fill="f8d9cc" w:val="clear"/>
            <w:vAlign w:val="bottom"/>
          </w:tcPr>
          <w:p w:rsidR="00000000" w:rsidDel="00000000" w:rsidP="00000000" w:rsidRDefault="00000000" w:rsidRPr="00000000" w14:paraId="00000237">
            <w:pPr>
              <w:jc w:val="right"/>
              <w:rPr>
                <w:sz w:val="22"/>
                <w:szCs w:val="22"/>
              </w:rPr>
            </w:pPr>
            <w:r w:rsidDel="00000000" w:rsidR="00000000" w:rsidRPr="00000000">
              <w:rPr>
                <w:sz w:val="22"/>
                <w:szCs w:val="22"/>
                <w:rtl w:val="0"/>
              </w:rPr>
              <w:t xml:space="preserve">43.2130</w:t>
            </w:r>
          </w:p>
        </w:tc>
      </w:tr>
      <w:tr>
        <w:trPr>
          <w:cantSplit w:val="0"/>
          <w:trHeight w:val="280" w:hRule="atLeast"/>
          <w:tblHeader w:val="0"/>
        </w:trPr>
        <w:tc>
          <w:tcPr>
            <w:shd w:fill="c0e6f5" w:val="clear"/>
            <w:vAlign w:val="bottom"/>
          </w:tcPr>
          <w:p w:rsidR="00000000" w:rsidDel="00000000" w:rsidP="00000000" w:rsidRDefault="00000000" w:rsidRPr="00000000" w14:paraId="00000238">
            <w:pPr>
              <w:jc w:val="right"/>
              <w:rPr>
                <w:sz w:val="22"/>
                <w:szCs w:val="22"/>
              </w:rPr>
            </w:pPr>
            <w:r w:rsidDel="00000000" w:rsidR="00000000" w:rsidRPr="00000000">
              <w:rPr>
                <w:sz w:val="22"/>
                <w:szCs w:val="22"/>
                <w:rtl w:val="0"/>
              </w:rPr>
              <w:t xml:space="preserve">169</w:t>
            </w:r>
          </w:p>
        </w:tc>
        <w:tc>
          <w:tcPr>
            <w:shd w:fill="c0e6f5" w:val="clear"/>
            <w:vAlign w:val="bottom"/>
          </w:tcPr>
          <w:p w:rsidR="00000000" w:rsidDel="00000000" w:rsidP="00000000" w:rsidRDefault="00000000" w:rsidRPr="00000000" w14:paraId="00000239">
            <w:pPr>
              <w:rPr>
                <w:sz w:val="22"/>
                <w:szCs w:val="22"/>
              </w:rPr>
            </w:pPr>
            <w:r w:rsidDel="00000000" w:rsidR="00000000" w:rsidRPr="00000000">
              <w:rPr>
                <w:sz w:val="22"/>
                <w:szCs w:val="22"/>
                <w:rtl w:val="0"/>
              </w:rPr>
              <w:t xml:space="preserve">Vanuatu</w:t>
            </w:r>
          </w:p>
        </w:tc>
        <w:tc>
          <w:tcPr>
            <w:shd w:fill="f8d9cc" w:val="clear"/>
            <w:vAlign w:val="bottom"/>
          </w:tcPr>
          <w:p w:rsidR="00000000" w:rsidDel="00000000" w:rsidP="00000000" w:rsidRDefault="00000000" w:rsidRPr="00000000" w14:paraId="0000023A">
            <w:pPr>
              <w:jc w:val="right"/>
              <w:rPr>
                <w:sz w:val="22"/>
                <w:szCs w:val="22"/>
              </w:rPr>
            </w:pPr>
            <w:r w:rsidDel="00000000" w:rsidR="00000000" w:rsidRPr="00000000">
              <w:rPr>
                <w:sz w:val="22"/>
                <w:szCs w:val="22"/>
                <w:rtl w:val="0"/>
              </w:rPr>
              <w:t xml:space="preserve">42.8960</w:t>
            </w:r>
          </w:p>
        </w:tc>
      </w:tr>
      <w:tr>
        <w:trPr>
          <w:cantSplit w:val="0"/>
          <w:trHeight w:val="280" w:hRule="atLeast"/>
          <w:tblHeader w:val="0"/>
        </w:trPr>
        <w:tc>
          <w:tcPr>
            <w:vAlign w:val="bottom"/>
          </w:tcPr>
          <w:p w:rsidR="00000000" w:rsidDel="00000000" w:rsidP="00000000" w:rsidRDefault="00000000" w:rsidRPr="00000000" w14:paraId="0000023B">
            <w:pPr>
              <w:jc w:val="right"/>
              <w:rPr>
                <w:sz w:val="22"/>
                <w:szCs w:val="22"/>
              </w:rPr>
            </w:pPr>
            <w:r w:rsidDel="00000000" w:rsidR="00000000" w:rsidRPr="00000000">
              <w:rPr>
                <w:sz w:val="22"/>
                <w:szCs w:val="22"/>
                <w:rtl w:val="0"/>
              </w:rPr>
              <w:t xml:space="preserve">170</w:t>
            </w:r>
          </w:p>
        </w:tc>
        <w:tc>
          <w:tcPr>
            <w:vAlign w:val="bottom"/>
          </w:tcPr>
          <w:p w:rsidR="00000000" w:rsidDel="00000000" w:rsidP="00000000" w:rsidRDefault="00000000" w:rsidRPr="00000000" w14:paraId="0000023C">
            <w:pPr>
              <w:rPr>
                <w:sz w:val="22"/>
                <w:szCs w:val="22"/>
              </w:rPr>
            </w:pPr>
            <w:r w:rsidDel="00000000" w:rsidR="00000000" w:rsidRPr="00000000">
              <w:rPr>
                <w:sz w:val="22"/>
                <w:szCs w:val="22"/>
                <w:rtl w:val="0"/>
              </w:rPr>
              <w:t xml:space="preserve">Tonga</w:t>
            </w:r>
          </w:p>
        </w:tc>
        <w:tc>
          <w:tcPr>
            <w:shd w:fill="f8d9cc" w:val="clear"/>
            <w:vAlign w:val="bottom"/>
          </w:tcPr>
          <w:p w:rsidR="00000000" w:rsidDel="00000000" w:rsidP="00000000" w:rsidRDefault="00000000" w:rsidRPr="00000000" w14:paraId="0000023D">
            <w:pPr>
              <w:jc w:val="right"/>
              <w:rPr>
                <w:sz w:val="22"/>
                <w:szCs w:val="22"/>
              </w:rPr>
            </w:pPr>
            <w:r w:rsidDel="00000000" w:rsidR="00000000" w:rsidRPr="00000000">
              <w:rPr>
                <w:sz w:val="22"/>
                <w:szCs w:val="22"/>
                <w:rtl w:val="0"/>
              </w:rPr>
              <w:t xml:space="preserve">42.8582</w:t>
            </w:r>
          </w:p>
        </w:tc>
      </w:tr>
      <w:tr>
        <w:trPr>
          <w:cantSplit w:val="0"/>
          <w:trHeight w:val="280" w:hRule="atLeast"/>
          <w:tblHeader w:val="0"/>
        </w:trPr>
        <w:tc>
          <w:tcPr>
            <w:shd w:fill="c0e6f5" w:val="clear"/>
            <w:vAlign w:val="bottom"/>
          </w:tcPr>
          <w:p w:rsidR="00000000" w:rsidDel="00000000" w:rsidP="00000000" w:rsidRDefault="00000000" w:rsidRPr="00000000" w14:paraId="0000023E">
            <w:pPr>
              <w:jc w:val="right"/>
              <w:rPr>
                <w:sz w:val="22"/>
                <w:szCs w:val="22"/>
              </w:rPr>
            </w:pPr>
            <w:r w:rsidDel="00000000" w:rsidR="00000000" w:rsidRPr="00000000">
              <w:rPr>
                <w:sz w:val="22"/>
                <w:szCs w:val="22"/>
                <w:rtl w:val="0"/>
              </w:rPr>
              <w:t xml:space="preserve">171</w:t>
            </w:r>
          </w:p>
        </w:tc>
        <w:tc>
          <w:tcPr>
            <w:shd w:fill="c0e6f5" w:val="clear"/>
            <w:vAlign w:val="bottom"/>
          </w:tcPr>
          <w:p w:rsidR="00000000" w:rsidDel="00000000" w:rsidP="00000000" w:rsidRDefault="00000000" w:rsidRPr="00000000" w14:paraId="0000023F">
            <w:pPr>
              <w:rPr>
                <w:sz w:val="22"/>
                <w:szCs w:val="22"/>
              </w:rPr>
            </w:pPr>
            <w:r w:rsidDel="00000000" w:rsidR="00000000" w:rsidRPr="00000000">
              <w:rPr>
                <w:sz w:val="22"/>
                <w:szCs w:val="22"/>
                <w:rtl w:val="0"/>
              </w:rPr>
              <w:t xml:space="preserve">Samoa</w:t>
            </w:r>
          </w:p>
        </w:tc>
        <w:tc>
          <w:tcPr>
            <w:shd w:fill="f8d9cc" w:val="clear"/>
            <w:vAlign w:val="bottom"/>
          </w:tcPr>
          <w:p w:rsidR="00000000" w:rsidDel="00000000" w:rsidP="00000000" w:rsidRDefault="00000000" w:rsidRPr="00000000" w14:paraId="00000240">
            <w:pPr>
              <w:jc w:val="right"/>
              <w:rPr>
                <w:sz w:val="22"/>
                <w:szCs w:val="22"/>
              </w:rPr>
            </w:pPr>
            <w:r w:rsidDel="00000000" w:rsidR="00000000" w:rsidRPr="00000000">
              <w:rPr>
                <w:sz w:val="22"/>
                <w:szCs w:val="22"/>
                <w:rtl w:val="0"/>
              </w:rPr>
              <w:t xml:space="preserve">42.8275</w:t>
            </w:r>
          </w:p>
        </w:tc>
      </w:tr>
      <w:tr>
        <w:trPr>
          <w:cantSplit w:val="0"/>
          <w:trHeight w:val="280" w:hRule="atLeast"/>
          <w:tblHeader w:val="0"/>
        </w:trPr>
        <w:tc>
          <w:tcPr>
            <w:vAlign w:val="bottom"/>
          </w:tcPr>
          <w:p w:rsidR="00000000" w:rsidDel="00000000" w:rsidP="00000000" w:rsidRDefault="00000000" w:rsidRPr="00000000" w14:paraId="00000241">
            <w:pPr>
              <w:jc w:val="right"/>
              <w:rPr>
                <w:sz w:val="22"/>
                <w:szCs w:val="22"/>
              </w:rPr>
            </w:pPr>
            <w:r w:rsidDel="00000000" w:rsidR="00000000" w:rsidRPr="00000000">
              <w:rPr>
                <w:sz w:val="22"/>
                <w:szCs w:val="22"/>
                <w:rtl w:val="0"/>
              </w:rPr>
              <w:t xml:space="preserve">172</w:t>
            </w:r>
          </w:p>
        </w:tc>
        <w:tc>
          <w:tcPr>
            <w:vAlign w:val="bottom"/>
          </w:tcPr>
          <w:p w:rsidR="00000000" w:rsidDel="00000000" w:rsidP="00000000" w:rsidRDefault="00000000" w:rsidRPr="00000000" w14:paraId="00000242">
            <w:pPr>
              <w:rPr>
                <w:sz w:val="22"/>
                <w:szCs w:val="22"/>
              </w:rPr>
            </w:pPr>
            <w:r w:rsidDel="00000000" w:rsidR="00000000" w:rsidRPr="00000000">
              <w:rPr>
                <w:sz w:val="22"/>
                <w:szCs w:val="22"/>
                <w:rtl w:val="0"/>
              </w:rPr>
              <w:t xml:space="preserve">Lebanon</w:t>
            </w:r>
          </w:p>
        </w:tc>
        <w:tc>
          <w:tcPr>
            <w:shd w:fill="f8d9cc" w:val="clear"/>
            <w:vAlign w:val="bottom"/>
          </w:tcPr>
          <w:p w:rsidR="00000000" w:rsidDel="00000000" w:rsidP="00000000" w:rsidRDefault="00000000" w:rsidRPr="00000000" w14:paraId="00000243">
            <w:pPr>
              <w:jc w:val="right"/>
              <w:rPr>
                <w:sz w:val="22"/>
                <w:szCs w:val="22"/>
              </w:rPr>
            </w:pPr>
            <w:r w:rsidDel="00000000" w:rsidR="00000000" w:rsidRPr="00000000">
              <w:rPr>
                <w:sz w:val="22"/>
                <w:szCs w:val="22"/>
                <w:rtl w:val="0"/>
              </w:rPr>
              <w:t xml:space="preserve">42.4766</w:t>
            </w:r>
          </w:p>
        </w:tc>
      </w:tr>
      <w:tr>
        <w:trPr>
          <w:cantSplit w:val="0"/>
          <w:trHeight w:val="280" w:hRule="atLeast"/>
          <w:tblHeader w:val="0"/>
        </w:trPr>
        <w:tc>
          <w:tcPr>
            <w:shd w:fill="c0e6f5" w:val="clear"/>
            <w:vAlign w:val="bottom"/>
          </w:tcPr>
          <w:p w:rsidR="00000000" w:rsidDel="00000000" w:rsidP="00000000" w:rsidRDefault="00000000" w:rsidRPr="00000000" w14:paraId="00000244">
            <w:pPr>
              <w:jc w:val="right"/>
              <w:rPr>
                <w:sz w:val="22"/>
                <w:szCs w:val="22"/>
              </w:rPr>
            </w:pPr>
            <w:r w:rsidDel="00000000" w:rsidR="00000000" w:rsidRPr="00000000">
              <w:rPr>
                <w:sz w:val="22"/>
                <w:szCs w:val="22"/>
                <w:rtl w:val="0"/>
              </w:rPr>
              <w:t xml:space="preserve">173</w:t>
            </w:r>
          </w:p>
        </w:tc>
        <w:tc>
          <w:tcPr>
            <w:shd w:fill="c0e6f5" w:val="clear"/>
            <w:vAlign w:val="bottom"/>
          </w:tcPr>
          <w:p w:rsidR="00000000" w:rsidDel="00000000" w:rsidP="00000000" w:rsidRDefault="00000000" w:rsidRPr="00000000" w14:paraId="00000245">
            <w:pPr>
              <w:rPr>
                <w:sz w:val="22"/>
                <w:szCs w:val="22"/>
              </w:rPr>
            </w:pPr>
            <w:r w:rsidDel="00000000" w:rsidR="00000000" w:rsidRPr="00000000">
              <w:rPr>
                <w:sz w:val="22"/>
                <w:szCs w:val="22"/>
                <w:rtl w:val="0"/>
              </w:rPr>
              <w:t xml:space="preserve">Burundi</w:t>
            </w:r>
          </w:p>
        </w:tc>
        <w:tc>
          <w:tcPr>
            <w:shd w:fill="f7d8cc" w:val="clear"/>
            <w:vAlign w:val="bottom"/>
          </w:tcPr>
          <w:p w:rsidR="00000000" w:rsidDel="00000000" w:rsidP="00000000" w:rsidRDefault="00000000" w:rsidRPr="00000000" w14:paraId="00000246">
            <w:pPr>
              <w:jc w:val="right"/>
              <w:rPr>
                <w:sz w:val="22"/>
                <w:szCs w:val="22"/>
              </w:rPr>
            </w:pPr>
            <w:r w:rsidDel="00000000" w:rsidR="00000000" w:rsidRPr="00000000">
              <w:rPr>
                <w:sz w:val="22"/>
                <w:szCs w:val="22"/>
                <w:rtl w:val="0"/>
              </w:rPr>
              <w:t xml:space="preserve">41.6277</w:t>
            </w:r>
          </w:p>
        </w:tc>
      </w:tr>
      <w:tr>
        <w:trPr>
          <w:cantSplit w:val="0"/>
          <w:trHeight w:val="280" w:hRule="atLeast"/>
          <w:tblHeader w:val="0"/>
        </w:trPr>
        <w:tc>
          <w:tcPr>
            <w:vAlign w:val="bottom"/>
          </w:tcPr>
          <w:p w:rsidR="00000000" w:rsidDel="00000000" w:rsidP="00000000" w:rsidRDefault="00000000" w:rsidRPr="00000000" w14:paraId="00000247">
            <w:pPr>
              <w:jc w:val="right"/>
              <w:rPr>
                <w:sz w:val="22"/>
                <w:szCs w:val="22"/>
              </w:rPr>
            </w:pPr>
            <w:r w:rsidDel="00000000" w:rsidR="00000000" w:rsidRPr="00000000">
              <w:rPr>
                <w:sz w:val="22"/>
                <w:szCs w:val="22"/>
                <w:rtl w:val="0"/>
              </w:rPr>
              <w:t xml:space="preserve">174</w:t>
            </w:r>
          </w:p>
        </w:tc>
        <w:tc>
          <w:tcPr>
            <w:vAlign w:val="bottom"/>
          </w:tcPr>
          <w:p w:rsidR="00000000" w:rsidDel="00000000" w:rsidP="00000000" w:rsidRDefault="00000000" w:rsidRPr="00000000" w14:paraId="00000248">
            <w:pPr>
              <w:rPr>
                <w:sz w:val="22"/>
                <w:szCs w:val="22"/>
              </w:rPr>
            </w:pPr>
            <w:r w:rsidDel="00000000" w:rsidR="00000000" w:rsidRPr="00000000">
              <w:rPr>
                <w:sz w:val="22"/>
                <w:szCs w:val="22"/>
                <w:rtl w:val="0"/>
              </w:rPr>
              <w:t xml:space="preserve">Comoros</w:t>
            </w:r>
          </w:p>
        </w:tc>
        <w:tc>
          <w:tcPr>
            <w:shd w:fill="f7d7cc" w:val="clear"/>
            <w:vAlign w:val="bottom"/>
          </w:tcPr>
          <w:p w:rsidR="00000000" w:rsidDel="00000000" w:rsidP="00000000" w:rsidRDefault="00000000" w:rsidRPr="00000000" w14:paraId="00000249">
            <w:pPr>
              <w:jc w:val="right"/>
              <w:rPr>
                <w:sz w:val="22"/>
                <w:szCs w:val="22"/>
              </w:rPr>
            </w:pPr>
            <w:r w:rsidDel="00000000" w:rsidR="00000000" w:rsidRPr="00000000">
              <w:rPr>
                <w:sz w:val="22"/>
                <w:szCs w:val="22"/>
                <w:rtl w:val="0"/>
              </w:rPr>
              <w:t xml:space="preserve">40.9599</w:t>
            </w:r>
          </w:p>
        </w:tc>
      </w:tr>
      <w:tr>
        <w:trPr>
          <w:cantSplit w:val="0"/>
          <w:trHeight w:val="280" w:hRule="atLeast"/>
          <w:tblHeader w:val="0"/>
        </w:trPr>
        <w:tc>
          <w:tcPr>
            <w:shd w:fill="c0e6f5" w:val="clear"/>
            <w:vAlign w:val="bottom"/>
          </w:tcPr>
          <w:p w:rsidR="00000000" w:rsidDel="00000000" w:rsidP="00000000" w:rsidRDefault="00000000" w:rsidRPr="00000000" w14:paraId="0000024A">
            <w:pPr>
              <w:jc w:val="right"/>
              <w:rPr>
                <w:sz w:val="22"/>
                <w:szCs w:val="22"/>
              </w:rPr>
            </w:pPr>
            <w:r w:rsidDel="00000000" w:rsidR="00000000" w:rsidRPr="00000000">
              <w:rPr>
                <w:sz w:val="22"/>
                <w:szCs w:val="22"/>
                <w:rtl w:val="0"/>
              </w:rPr>
              <w:t xml:space="preserve">175</w:t>
            </w:r>
          </w:p>
        </w:tc>
        <w:tc>
          <w:tcPr>
            <w:shd w:fill="c0e6f5" w:val="clear"/>
            <w:vAlign w:val="bottom"/>
          </w:tcPr>
          <w:p w:rsidR="00000000" w:rsidDel="00000000" w:rsidP="00000000" w:rsidRDefault="00000000" w:rsidRPr="00000000" w14:paraId="0000024B">
            <w:pPr>
              <w:rPr>
                <w:sz w:val="22"/>
                <w:szCs w:val="22"/>
              </w:rPr>
            </w:pPr>
            <w:r w:rsidDel="00000000" w:rsidR="00000000" w:rsidRPr="00000000">
              <w:rPr>
                <w:sz w:val="22"/>
                <w:szCs w:val="22"/>
                <w:rtl w:val="0"/>
              </w:rPr>
              <w:t xml:space="preserve">Burkina Faso</w:t>
            </w:r>
          </w:p>
        </w:tc>
        <w:tc>
          <w:tcPr>
            <w:shd w:fill="f7d7cc" w:val="clear"/>
            <w:vAlign w:val="bottom"/>
          </w:tcPr>
          <w:p w:rsidR="00000000" w:rsidDel="00000000" w:rsidP="00000000" w:rsidRDefault="00000000" w:rsidRPr="00000000" w14:paraId="0000024C">
            <w:pPr>
              <w:jc w:val="right"/>
              <w:rPr>
                <w:sz w:val="22"/>
                <w:szCs w:val="22"/>
              </w:rPr>
            </w:pPr>
            <w:r w:rsidDel="00000000" w:rsidR="00000000" w:rsidRPr="00000000">
              <w:rPr>
                <w:sz w:val="22"/>
                <w:szCs w:val="22"/>
                <w:rtl w:val="0"/>
              </w:rPr>
              <w:t xml:space="preserve">40.9575</w:t>
            </w:r>
          </w:p>
        </w:tc>
      </w:tr>
      <w:tr>
        <w:trPr>
          <w:cantSplit w:val="0"/>
          <w:trHeight w:val="280" w:hRule="atLeast"/>
          <w:tblHeader w:val="0"/>
        </w:trPr>
        <w:tc>
          <w:tcPr>
            <w:vAlign w:val="bottom"/>
          </w:tcPr>
          <w:p w:rsidR="00000000" w:rsidDel="00000000" w:rsidP="00000000" w:rsidRDefault="00000000" w:rsidRPr="00000000" w14:paraId="0000024D">
            <w:pPr>
              <w:jc w:val="right"/>
              <w:rPr>
                <w:sz w:val="22"/>
                <w:szCs w:val="22"/>
              </w:rPr>
            </w:pPr>
            <w:r w:rsidDel="00000000" w:rsidR="00000000" w:rsidRPr="00000000">
              <w:rPr>
                <w:sz w:val="22"/>
                <w:szCs w:val="22"/>
                <w:rtl w:val="0"/>
              </w:rPr>
              <w:t xml:space="preserve">176</w:t>
            </w:r>
          </w:p>
        </w:tc>
        <w:tc>
          <w:tcPr>
            <w:vAlign w:val="bottom"/>
          </w:tcPr>
          <w:p w:rsidR="00000000" w:rsidDel="00000000" w:rsidP="00000000" w:rsidRDefault="00000000" w:rsidRPr="00000000" w14:paraId="0000024E">
            <w:pPr>
              <w:rPr>
                <w:sz w:val="22"/>
                <w:szCs w:val="22"/>
              </w:rPr>
            </w:pPr>
            <w:r w:rsidDel="00000000" w:rsidR="00000000" w:rsidRPr="00000000">
              <w:rPr>
                <w:sz w:val="22"/>
                <w:szCs w:val="22"/>
                <w:rtl w:val="0"/>
              </w:rPr>
              <w:t xml:space="preserve">Mauritania</w:t>
            </w:r>
          </w:p>
        </w:tc>
        <w:tc>
          <w:tcPr>
            <w:shd w:fill="f7d7cc" w:val="clear"/>
            <w:vAlign w:val="bottom"/>
          </w:tcPr>
          <w:p w:rsidR="00000000" w:rsidDel="00000000" w:rsidP="00000000" w:rsidRDefault="00000000" w:rsidRPr="00000000" w14:paraId="0000024F">
            <w:pPr>
              <w:jc w:val="right"/>
              <w:rPr>
                <w:sz w:val="22"/>
                <w:szCs w:val="22"/>
              </w:rPr>
            </w:pPr>
            <w:r w:rsidDel="00000000" w:rsidR="00000000" w:rsidRPr="00000000">
              <w:rPr>
                <w:sz w:val="22"/>
                <w:szCs w:val="22"/>
                <w:rtl w:val="0"/>
              </w:rPr>
              <w:t xml:space="preserve">40.7388</w:t>
            </w:r>
          </w:p>
        </w:tc>
      </w:tr>
      <w:tr>
        <w:trPr>
          <w:cantSplit w:val="0"/>
          <w:trHeight w:val="280" w:hRule="atLeast"/>
          <w:tblHeader w:val="0"/>
        </w:trPr>
        <w:tc>
          <w:tcPr>
            <w:shd w:fill="c0e6f5" w:val="clear"/>
            <w:vAlign w:val="bottom"/>
          </w:tcPr>
          <w:p w:rsidR="00000000" w:rsidDel="00000000" w:rsidP="00000000" w:rsidRDefault="00000000" w:rsidRPr="00000000" w14:paraId="00000250">
            <w:pPr>
              <w:jc w:val="right"/>
              <w:rPr>
                <w:sz w:val="22"/>
                <w:szCs w:val="22"/>
              </w:rPr>
            </w:pPr>
            <w:r w:rsidDel="00000000" w:rsidR="00000000" w:rsidRPr="00000000">
              <w:rPr>
                <w:sz w:val="22"/>
                <w:szCs w:val="22"/>
                <w:rtl w:val="0"/>
              </w:rPr>
              <w:t xml:space="preserve">177</w:t>
            </w:r>
          </w:p>
        </w:tc>
        <w:tc>
          <w:tcPr>
            <w:shd w:fill="c0e6f5" w:val="clear"/>
            <w:vAlign w:val="bottom"/>
          </w:tcPr>
          <w:p w:rsidR="00000000" w:rsidDel="00000000" w:rsidP="00000000" w:rsidRDefault="00000000" w:rsidRPr="00000000" w14:paraId="00000251">
            <w:pPr>
              <w:rPr>
                <w:sz w:val="22"/>
                <w:szCs w:val="22"/>
              </w:rPr>
            </w:pPr>
            <w:r w:rsidDel="00000000" w:rsidR="00000000" w:rsidRPr="00000000">
              <w:rPr>
                <w:sz w:val="22"/>
                <w:szCs w:val="22"/>
                <w:rtl w:val="0"/>
              </w:rPr>
              <w:t xml:space="preserve">Solomon Islands</w:t>
            </w:r>
          </w:p>
        </w:tc>
        <w:tc>
          <w:tcPr>
            <w:shd w:fill="f7d7cc" w:val="clear"/>
            <w:vAlign w:val="bottom"/>
          </w:tcPr>
          <w:p w:rsidR="00000000" w:rsidDel="00000000" w:rsidP="00000000" w:rsidRDefault="00000000" w:rsidRPr="00000000" w14:paraId="00000252">
            <w:pPr>
              <w:jc w:val="right"/>
              <w:rPr>
                <w:sz w:val="22"/>
                <w:szCs w:val="22"/>
              </w:rPr>
            </w:pPr>
            <w:r w:rsidDel="00000000" w:rsidR="00000000" w:rsidRPr="00000000">
              <w:rPr>
                <w:sz w:val="22"/>
                <w:szCs w:val="22"/>
                <w:rtl w:val="0"/>
              </w:rPr>
              <w:t xml:space="preserve">40.5486</w:t>
            </w:r>
          </w:p>
        </w:tc>
      </w:tr>
      <w:tr>
        <w:trPr>
          <w:cantSplit w:val="0"/>
          <w:trHeight w:val="280" w:hRule="atLeast"/>
          <w:tblHeader w:val="0"/>
        </w:trPr>
        <w:tc>
          <w:tcPr>
            <w:vAlign w:val="bottom"/>
          </w:tcPr>
          <w:p w:rsidR="00000000" w:rsidDel="00000000" w:rsidP="00000000" w:rsidRDefault="00000000" w:rsidRPr="00000000" w14:paraId="00000253">
            <w:pPr>
              <w:jc w:val="right"/>
              <w:rPr>
                <w:sz w:val="22"/>
                <w:szCs w:val="22"/>
              </w:rPr>
            </w:pPr>
            <w:r w:rsidDel="00000000" w:rsidR="00000000" w:rsidRPr="00000000">
              <w:rPr>
                <w:sz w:val="22"/>
                <w:szCs w:val="22"/>
                <w:rtl w:val="0"/>
              </w:rPr>
              <w:t xml:space="preserve">178</w:t>
            </w:r>
          </w:p>
        </w:tc>
        <w:tc>
          <w:tcPr>
            <w:vAlign w:val="bottom"/>
          </w:tcPr>
          <w:p w:rsidR="00000000" w:rsidDel="00000000" w:rsidP="00000000" w:rsidRDefault="00000000" w:rsidRPr="00000000" w14:paraId="00000254">
            <w:pPr>
              <w:rPr>
                <w:sz w:val="22"/>
                <w:szCs w:val="22"/>
              </w:rPr>
            </w:pPr>
            <w:r w:rsidDel="00000000" w:rsidR="00000000" w:rsidRPr="00000000">
              <w:rPr>
                <w:sz w:val="22"/>
                <w:szCs w:val="22"/>
                <w:rtl w:val="0"/>
              </w:rPr>
              <w:t xml:space="preserve">Sierra Leone</w:t>
            </w:r>
          </w:p>
        </w:tc>
        <w:tc>
          <w:tcPr>
            <w:shd w:fill="f7d6cc" w:val="clear"/>
            <w:vAlign w:val="bottom"/>
          </w:tcPr>
          <w:p w:rsidR="00000000" w:rsidDel="00000000" w:rsidP="00000000" w:rsidRDefault="00000000" w:rsidRPr="00000000" w14:paraId="00000255">
            <w:pPr>
              <w:jc w:val="right"/>
              <w:rPr>
                <w:sz w:val="22"/>
                <w:szCs w:val="22"/>
              </w:rPr>
            </w:pPr>
            <w:r w:rsidDel="00000000" w:rsidR="00000000" w:rsidRPr="00000000">
              <w:rPr>
                <w:sz w:val="22"/>
                <w:szCs w:val="22"/>
                <w:rtl w:val="0"/>
              </w:rPr>
              <w:t xml:space="preserve">40.0101</w:t>
            </w:r>
          </w:p>
        </w:tc>
      </w:tr>
      <w:tr>
        <w:trPr>
          <w:cantSplit w:val="0"/>
          <w:trHeight w:val="280" w:hRule="atLeast"/>
          <w:tblHeader w:val="0"/>
        </w:trPr>
        <w:tc>
          <w:tcPr>
            <w:shd w:fill="c0e6f5" w:val="clear"/>
            <w:vAlign w:val="bottom"/>
          </w:tcPr>
          <w:p w:rsidR="00000000" w:rsidDel="00000000" w:rsidP="00000000" w:rsidRDefault="00000000" w:rsidRPr="00000000" w14:paraId="00000256">
            <w:pPr>
              <w:jc w:val="right"/>
              <w:rPr>
                <w:sz w:val="22"/>
                <w:szCs w:val="22"/>
              </w:rPr>
            </w:pPr>
            <w:r w:rsidDel="00000000" w:rsidR="00000000" w:rsidRPr="00000000">
              <w:rPr>
                <w:sz w:val="22"/>
                <w:szCs w:val="22"/>
                <w:rtl w:val="0"/>
              </w:rPr>
              <w:t xml:space="preserve">179</w:t>
            </w:r>
          </w:p>
        </w:tc>
        <w:tc>
          <w:tcPr>
            <w:shd w:fill="c0e6f5" w:val="clear"/>
            <w:vAlign w:val="bottom"/>
          </w:tcPr>
          <w:p w:rsidR="00000000" w:rsidDel="00000000" w:rsidP="00000000" w:rsidRDefault="00000000" w:rsidRPr="00000000" w14:paraId="00000257">
            <w:pPr>
              <w:rPr>
                <w:sz w:val="22"/>
                <w:szCs w:val="22"/>
              </w:rPr>
            </w:pPr>
            <w:r w:rsidDel="00000000" w:rsidR="00000000" w:rsidRPr="00000000">
              <w:rPr>
                <w:sz w:val="22"/>
                <w:szCs w:val="22"/>
                <w:rtl w:val="0"/>
              </w:rPr>
              <w:t xml:space="preserve">Lesotho</w:t>
            </w:r>
          </w:p>
        </w:tc>
        <w:tc>
          <w:tcPr>
            <w:shd w:fill="f7d6cc" w:val="clear"/>
            <w:vAlign w:val="bottom"/>
          </w:tcPr>
          <w:p w:rsidR="00000000" w:rsidDel="00000000" w:rsidP="00000000" w:rsidRDefault="00000000" w:rsidRPr="00000000" w14:paraId="00000258">
            <w:pPr>
              <w:jc w:val="right"/>
              <w:rPr>
                <w:sz w:val="22"/>
                <w:szCs w:val="22"/>
              </w:rPr>
            </w:pPr>
            <w:r w:rsidDel="00000000" w:rsidR="00000000" w:rsidRPr="00000000">
              <w:rPr>
                <w:sz w:val="22"/>
                <w:szCs w:val="22"/>
                <w:rtl w:val="0"/>
              </w:rPr>
              <w:t xml:space="preserve">39.8596</w:t>
            </w:r>
          </w:p>
        </w:tc>
      </w:tr>
      <w:tr>
        <w:trPr>
          <w:cantSplit w:val="0"/>
          <w:trHeight w:val="280" w:hRule="atLeast"/>
          <w:tblHeader w:val="0"/>
        </w:trPr>
        <w:tc>
          <w:tcPr>
            <w:vAlign w:val="bottom"/>
          </w:tcPr>
          <w:p w:rsidR="00000000" w:rsidDel="00000000" w:rsidP="00000000" w:rsidRDefault="00000000" w:rsidRPr="00000000" w14:paraId="00000259">
            <w:pPr>
              <w:jc w:val="right"/>
              <w:rPr>
                <w:sz w:val="22"/>
                <w:szCs w:val="22"/>
              </w:rPr>
            </w:pPr>
            <w:r w:rsidDel="00000000" w:rsidR="00000000" w:rsidRPr="00000000">
              <w:rPr>
                <w:sz w:val="22"/>
                <w:szCs w:val="22"/>
                <w:rtl w:val="0"/>
              </w:rPr>
              <w:t xml:space="preserve">180</w:t>
            </w:r>
          </w:p>
        </w:tc>
        <w:tc>
          <w:tcPr>
            <w:vAlign w:val="bottom"/>
          </w:tcPr>
          <w:p w:rsidR="00000000" w:rsidDel="00000000" w:rsidP="00000000" w:rsidRDefault="00000000" w:rsidRPr="00000000" w14:paraId="0000025A">
            <w:pPr>
              <w:rPr>
                <w:sz w:val="22"/>
                <w:szCs w:val="22"/>
              </w:rPr>
            </w:pPr>
            <w:r w:rsidDel="00000000" w:rsidR="00000000" w:rsidRPr="00000000">
              <w:rPr>
                <w:sz w:val="22"/>
                <w:szCs w:val="22"/>
                <w:rtl w:val="0"/>
              </w:rPr>
              <w:t xml:space="preserve">Kiribati</w:t>
            </w:r>
          </w:p>
        </w:tc>
        <w:tc>
          <w:tcPr>
            <w:shd w:fill="f7d6cc" w:val="clear"/>
            <w:vAlign w:val="bottom"/>
          </w:tcPr>
          <w:p w:rsidR="00000000" w:rsidDel="00000000" w:rsidP="00000000" w:rsidRDefault="00000000" w:rsidRPr="00000000" w14:paraId="0000025B">
            <w:pPr>
              <w:jc w:val="right"/>
              <w:rPr>
                <w:sz w:val="22"/>
                <w:szCs w:val="22"/>
              </w:rPr>
            </w:pPr>
            <w:r w:rsidDel="00000000" w:rsidR="00000000" w:rsidRPr="00000000">
              <w:rPr>
                <w:sz w:val="22"/>
                <w:szCs w:val="22"/>
                <w:rtl w:val="0"/>
              </w:rPr>
              <w:t xml:space="preserve">39.5528</w:t>
            </w:r>
          </w:p>
        </w:tc>
      </w:tr>
      <w:tr>
        <w:trPr>
          <w:cantSplit w:val="0"/>
          <w:trHeight w:val="280" w:hRule="atLeast"/>
          <w:tblHeader w:val="0"/>
        </w:trPr>
        <w:tc>
          <w:tcPr>
            <w:shd w:fill="c0e6f5" w:val="clear"/>
            <w:vAlign w:val="bottom"/>
          </w:tcPr>
          <w:p w:rsidR="00000000" w:rsidDel="00000000" w:rsidP="00000000" w:rsidRDefault="00000000" w:rsidRPr="00000000" w14:paraId="0000025C">
            <w:pPr>
              <w:jc w:val="right"/>
              <w:rPr>
                <w:sz w:val="22"/>
                <w:szCs w:val="22"/>
              </w:rPr>
            </w:pPr>
            <w:r w:rsidDel="00000000" w:rsidR="00000000" w:rsidRPr="00000000">
              <w:rPr>
                <w:sz w:val="22"/>
                <w:szCs w:val="22"/>
                <w:rtl w:val="0"/>
              </w:rPr>
              <w:t xml:space="preserve">181</w:t>
            </w:r>
          </w:p>
        </w:tc>
        <w:tc>
          <w:tcPr>
            <w:shd w:fill="c0e6f5" w:val="clear"/>
            <w:vAlign w:val="bottom"/>
          </w:tcPr>
          <w:p w:rsidR="00000000" w:rsidDel="00000000" w:rsidP="00000000" w:rsidRDefault="00000000" w:rsidRPr="00000000" w14:paraId="0000025D">
            <w:pPr>
              <w:rPr>
                <w:sz w:val="22"/>
                <w:szCs w:val="22"/>
              </w:rPr>
            </w:pPr>
            <w:r w:rsidDel="00000000" w:rsidR="00000000" w:rsidRPr="00000000">
              <w:rPr>
                <w:sz w:val="22"/>
                <w:szCs w:val="22"/>
                <w:rtl w:val="0"/>
              </w:rPr>
              <w:t xml:space="preserve">Gambia</w:t>
            </w:r>
          </w:p>
        </w:tc>
        <w:tc>
          <w:tcPr>
            <w:shd w:fill="f7d5cc" w:val="clear"/>
            <w:vAlign w:val="bottom"/>
          </w:tcPr>
          <w:p w:rsidR="00000000" w:rsidDel="00000000" w:rsidP="00000000" w:rsidRDefault="00000000" w:rsidRPr="00000000" w14:paraId="0000025E">
            <w:pPr>
              <w:jc w:val="right"/>
              <w:rPr>
                <w:sz w:val="22"/>
                <w:szCs w:val="22"/>
              </w:rPr>
            </w:pPr>
            <w:r w:rsidDel="00000000" w:rsidR="00000000" w:rsidRPr="00000000">
              <w:rPr>
                <w:sz w:val="22"/>
                <w:szCs w:val="22"/>
                <w:rtl w:val="0"/>
              </w:rPr>
              <w:t xml:space="preserve">39.2517</w:t>
            </w:r>
          </w:p>
        </w:tc>
      </w:tr>
      <w:tr>
        <w:trPr>
          <w:cantSplit w:val="0"/>
          <w:trHeight w:val="280" w:hRule="atLeast"/>
          <w:tblHeader w:val="0"/>
        </w:trPr>
        <w:tc>
          <w:tcPr>
            <w:vAlign w:val="bottom"/>
          </w:tcPr>
          <w:p w:rsidR="00000000" w:rsidDel="00000000" w:rsidP="00000000" w:rsidRDefault="00000000" w:rsidRPr="00000000" w14:paraId="0000025F">
            <w:pPr>
              <w:jc w:val="right"/>
              <w:rPr>
                <w:sz w:val="22"/>
                <w:szCs w:val="22"/>
              </w:rPr>
            </w:pPr>
            <w:r w:rsidDel="00000000" w:rsidR="00000000" w:rsidRPr="00000000">
              <w:rPr>
                <w:sz w:val="22"/>
                <w:szCs w:val="22"/>
                <w:rtl w:val="0"/>
              </w:rPr>
              <w:t xml:space="preserve">182</w:t>
            </w:r>
          </w:p>
        </w:tc>
        <w:tc>
          <w:tcPr>
            <w:vAlign w:val="bottom"/>
          </w:tcPr>
          <w:p w:rsidR="00000000" w:rsidDel="00000000" w:rsidP="00000000" w:rsidRDefault="00000000" w:rsidRPr="00000000" w14:paraId="00000260">
            <w:pPr>
              <w:rPr>
                <w:sz w:val="22"/>
                <w:szCs w:val="22"/>
              </w:rPr>
            </w:pPr>
            <w:r w:rsidDel="00000000" w:rsidR="00000000" w:rsidRPr="00000000">
              <w:rPr>
                <w:sz w:val="22"/>
                <w:szCs w:val="22"/>
                <w:rtl w:val="0"/>
              </w:rPr>
              <w:t xml:space="preserve">Sao Tome and Principe</w:t>
            </w:r>
          </w:p>
        </w:tc>
        <w:tc>
          <w:tcPr>
            <w:shd w:fill="f7d5cc" w:val="clear"/>
            <w:vAlign w:val="bottom"/>
          </w:tcPr>
          <w:p w:rsidR="00000000" w:rsidDel="00000000" w:rsidP="00000000" w:rsidRDefault="00000000" w:rsidRPr="00000000" w14:paraId="00000261">
            <w:pPr>
              <w:jc w:val="right"/>
              <w:rPr>
                <w:sz w:val="22"/>
                <w:szCs w:val="22"/>
              </w:rPr>
            </w:pPr>
            <w:r w:rsidDel="00000000" w:rsidR="00000000" w:rsidRPr="00000000">
              <w:rPr>
                <w:sz w:val="22"/>
                <w:szCs w:val="22"/>
                <w:rtl w:val="0"/>
              </w:rPr>
              <w:t xml:space="preserve">39.1074</w:t>
            </w:r>
          </w:p>
        </w:tc>
      </w:tr>
      <w:tr>
        <w:trPr>
          <w:cantSplit w:val="0"/>
          <w:trHeight w:val="280" w:hRule="atLeast"/>
          <w:tblHeader w:val="0"/>
        </w:trPr>
        <w:tc>
          <w:tcPr>
            <w:shd w:fill="c0e6f5" w:val="clear"/>
            <w:vAlign w:val="bottom"/>
          </w:tcPr>
          <w:p w:rsidR="00000000" w:rsidDel="00000000" w:rsidP="00000000" w:rsidRDefault="00000000" w:rsidRPr="00000000" w14:paraId="00000262">
            <w:pPr>
              <w:jc w:val="right"/>
              <w:rPr>
                <w:sz w:val="22"/>
                <w:szCs w:val="22"/>
              </w:rPr>
            </w:pPr>
            <w:r w:rsidDel="00000000" w:rsidR="00000000" w:rsidRPr="00000000">
              <w:rPr>
                <w:sz w:val="22"/>
                <w:szCs w:val="22"/>
                <w:rtl w:val="0"/>
              </w:rPr>
              <w:t xml:space="preserve">183</w:t>
            </w:r>
          </w:p>
        </w:tc>
        <w:tc>
          <w:tcPr>
            <w:shd w:fill="c0e6f5" w:val="clear"/>
            <w:vAlign w:val="bottom"/>
          </w:tcPr>
          <w:p w:rsidR="00000000" w:rsidDel="00000000" w:rsidP="00000000" w:rsidRDefault="00000000" w:rsidRPr="00000000" w14:paraId="00000263">
            <w:pPr>
              <w:rPr>
                <w:sz w:val="22"/>
                <w:szCs w:val="22"/>
              </w:rPr>
            </w:pPr>
            <w:r w:rsidDel="00000000" w:rsidR="00000000" w:rsidRPr="00000000">
              <w:rPr>
                <w:sz w:val="22"/>
                <w:szCs w:val="22"/>
                <w:rtl w:val="0"/>
              </w:rPr>
              <w:t xml:space="preserve">Haiti</w:t>
            </w:r>
          </w:p>
        </w:tc>
        <w:tc>
          <w:tcPr>
            <w:shd w:fill="f7d5cc" w:val="clear"/>
            <w:vAlign w:val="bottom"/>
          </w:tcPr>
          <w:p w:rsidR="00000000" w:rsidDel="00000000" w:rsidP="00000000" w:rsidRDefault="00000000" w:rsidRPr="00000000" w14:paraId="00000264">
            <w:pPr>
              <w:jc w:val="right"/>
              <w:rPr>
                <w:sz w:val="22"/>
                <w:szCs w:val="22"/>
              </w:rPr>
            </w:pPr>
            <w:r w:rsidDel="00000000" w:rsidR="00000000" w:rsidRPr="00000000">
              <w:rPr>
                <w:sz w:val="22"/>
                <w:szCs w:val="22"/>
                <w:rtl w:val="0"/>
              </w:rPr>
              <w:t xml:space="preserve">38.5416</w:t>
            </w:r>
          </w:p>
        </w:tc>
      </w:tr>
      <w:tr>
        <w:trPr>
          <w:cantSplit w:val="0"/>
          <w:trHeight w:val="280" w:hRule="atLeast"/>
          <w:tblHeader w:val="0"/>
        </w:trPr>
        <w:tc>
          <w:tcPr>
            <w:vAlign w:val="bottom"/>
          </w:tcPr>
          <w:p w:rsidR="00000000" w:rsidDel="00000000" w:rsidP="00000000" w:rsidRDefault="00000000" w:rsidRPr="00000000" w14:paraId="00000265">
            <w:pPr>
              <w:jc w:val="right"/>
              <w:rPr>
                <w:sz w:val="22"/>
                <w:szCs w:val="22"/>
              </w:rPr>
            </w:pPr>
            <w:r w:rsidDel="00000000" w:rsidR="00000000" w:rsidRPr="00000000">
              <w:rPr>
                <w:sz w:val="22"/>
                <w:szCs w:val="22"/>
                <w:rtl w:val="0"/>
              </w:rPr>
              <w:t xml:space="preserve">184</w:t>
            </w:r>
          </w:p>
        </w:tc>
        <w:tc>
          <w:tcPr>
            <w:vAlign w:val="bottom"/>
          </w:tcPr>
          <w:p w:rsidR="00000000" w:rsidDel="00000000" w:rsidP="00000000" w:rsidRDefault="00000000" w:rsidRPr="00000000" w14:paraId="00000266">
            <w:pPr>
              <w:rPr>
                <w:sz w:val="22"/>
                <w:szCs w:val="22"/>
              </w:rPr>
            </w:pPr>
            <w:r w:rsidDel="00000000" w:rsidR="00000000" w:rsidRPr="00000000">
              <w:rPr>
                <w:sz w:val="22"/>
                <w:szCs w:val="22"/>
                <w:rtl w:val="0"/>
              </w:rPr>
              <w:t xml:space="preserve">Mali</w:t>
            </w:r>
          </w:p>
        </w:tc>
        <w:tc>
          <w:tcPr>
            <w:shd w:fill="f6d4cc" w:val="clear"/>
            <w:vAlign w:val="bottom"/>
          </w:tcPr>
          <w:p w:rsidR="00000000" w:rsidDel="00000000" w:rsidP="00000000" w:rsidRDefault="00000000" w:rsidRPr="00000000" w14:paraId="00000267">
            <w:pPr>
              <w:jc w:val="right"/>
              <w:rPr>
                <w:sz w:val="22"/>
                <w:szCs w:val="22"/>
              </w:rPr>
            </w:pPr>
            <w:r w:rsidDel="00000000" w:rsidR="00000000" w:rsidRPr="00000000">
              <w:rPr>
                <w:sz w:val="22"/>
                <w:szCs w:val="22"/>
                <w:rtl w:val="0"/>
              </w:rPr>
              <w:t xml:space="preserve">38.2069</w:t>
            </w:r>
          </w:p>
        </w:tc>
      </w:tr>
      <w:tr>
        <w:trPr>
          <w:cantSplit w:val="0"/>
          <w:trHeight w:val="280" w:hRule="atLeast"/>
          <w:tblHeader w:val="0"/>
        </w:trPr>
        <w:tc>
          <w:tcPr>
            <w:shd w:fill="c0e6f5" w:val="clear"/>
            <w:vAlign w:val="bottom"/>
          </w:tcPr>
          <w:p w:rsidR="00000000" w:rsidDel="00000000" w:rsidP="00000000" w:rsidRDefault="00000000" w:rsidRPr="00000000" w14:paraId="00000268">
            <w:pPr>
              <w:jc w:val="right"/>
              <w:rPr>
                <w:sz w:val="22"/>
                <w:szCs w:val="22"/>
              </w:rPr>
            </w:pPr>
            <w:r w:rsidDel="00000000" w:rsidR="00000000" w:rsidRPr="00000000">
              <w:rPr>
                <w:sz w:val="22"/>
                <w:szCs w:val="22"/>
                <w:rtl w:val="0"/>
              </w:rPr>
              <w:t xml:space="preserve">185</w:t>
            </w:r>
          </w:p>
        </w:tc>
        <w:tc>
          <w:tcPr>
            <w:shd w:fill="c0e6f5" w:val="clear"/>
            <w:vAlign w:val="bottom"/>
          </w:tcPr>
          <w:p w:rsidR="00000000" w:rsidDel="00000000" w:rsidP="00000000" w:rsidRDefault="00000000" w:rsidRPr="00000000" w14:paraId="00000269">
            <w:pPr>
              <w:rPr>
                <w:sz w:val="22"/>
                <w:szCs w:val="22"/>
              </w:rPr>
            </w:pPr>
            <w:r w:rsidDel="00000000" w:rsidR="00000000" w:rsidRPr="00000000">
              <w:rPr>
                <w:sz w:val="22"/>
                <w:szCs w:val="22"/>
                <w:rtl w:val="0"/>
              </w:rPr>
              <w:t xml:space="preserve">Guinea-Bissau</w:t>
            </w:r>
          </w:p>
        </w:tc>
        <w:tc>
          <w:tcPr>
            <w:shd w:fill="f6d3cc" w:val="clear"/>
            <w:vAlign w:val="bottom"/>
          </w:tcPr>
          <w:p w:rsidR="00000000" w:rsidDel="00000000" w:rsidP="00000000" w:rsidRDefault="00000000" w:rsidRPr="00000000" w14:paraId="0000026A">
            <w:pPr>
              <w:jc w:val="right"/>
              <w:rPr>
                <w:sz w:val="22"/>
                <w:szCs w:val="22"/>
              </w:rPr>
            </w:pPr>
            <w:r w:rsidDel="00000000" w:rsidR="00000000" w:rsidRPr="00000000">
              <w:rPr>
                <w:sz w:val="22"/>
                <w:szCs w:val="22"/>
                <w:rtl w:val="0"/>
              </w:rPr>
              <w:t xml:space="preserve">36.9714</w:t>
            </w:r>
          </w:p>
        </w:tc>
      </w:tr>
      <w:tr>
        <w:trPr>
          <w:cantSplit w:val="0"/>
          <w:trHeight w:val="280" w:hRule="atLeast"/>
          <w:tblHeader w:val="0"/>
        </w:trPr>
        <w:tc>
          <w:tcPr>
            <w:vAlign w:val="bottom"/>
          </w:tcPr>
          <w:p w:rsidR="00000000" w:rsidDel="00000000" w:rsidP="00000000" w:rsidRDefault="00000000" w:rsidRPr="00000000" w14:paraId="0000026B">
            <w:pPr>
              <w:jc w:val="right"/>
              <w:rPr>
                <w:sz w:val="22"/>
                <w:szCs w:val="22"/>
              </w:rPr>
            </w:pPr>
            <w:r w:rsidDel="00000000" w:rsidR="00000000" w:rsidRPr="00000000">
              <w:rPr>
                <w:sz w:val="22"/>
                <w:szCs w:val="22"/>
                <w:rtl w:val="0"/>
              </w:rPr>
              <w:t xml:space="preserve">186</w:t>
            </w:r>
          </w:p>
        </w:tc>
        <w:tc>
          <w:tcPr>
            <w:vAlign w:val="bottom"/>
          </w:tcPr>
          <w:p w:rsidR="00000000" w:rsidDel="00000000" w:rsidP="00000000" w:rsidRDefault="00000000" w:rsidRPr="00000000" w14:paraId="0000026C">
            <w:pPr>
              <w:rPr>
                <w:sz w:val="22"/>
                <w:szCs w:val="22"/>
              </w:rPr>
            </w:pPr>
            <w:r w:rsidDel="00000000" w:rsidR="00000000" w:rsidRPr="00000000">
              <w:rPr>
                <w:sz w:val="22"/>
                <w:szCs w:val="22"/>
                <w:rtl w:val="0"/>
              </w:rPr>
              <w:t xml:space="preserve">Central African Rep.</w:t>
            </w:r>
          </w:p>
        </w:tc>
        <w:tc>
          <w:tcPr>
            <w:shd w:fill="f6d1cc" w:val="clear"/>
            <w:vAlign w:val="bottom"/>
          </w:tcPr>
          <w:p w:rsidR="00000000" w:rsidDel="00000000" w:rsidP="00000000" w:rsidRDefault="00000000" w:rsidRPr="00000000" w14:paraId="0000026D">
            <w:pPr>
              <w:jc w:val="right"/>
              <w:rPr>
                <w:sz w:val="22"/>
                <w:szCs w:val="22"/>
              </w:rPr>
            </w:pPr>
            <w:r w:rsidDel="00000000" w:rsidR="00000000" w:rsidRPr="00000000">
              <w:rPr>
                <w:sz w:val="22"/>
                <w:szCs w:val="22"/>
                <w:rtl w:val="0"/>
              </w:rPr>
              <w:t xml:space="preserve">35.1680</w:t>
            </w:r>
          </w:p>
        </w:tc>
      </w:tr>
      <w:tr>
        <w:trPr>
          <w:cantSplit w:val="0"/>
          <w:trHeight w:val="280" w:hRule="atLeast"/>
          <w:tblHeader w:val="0"/>
        </w:trPr>
        <w:tc>
          <w:tcPr>
            <w:shd w:fill="c0e6f5" w:val="clear"/>
            <w:vAlign w:val="bottom"/>
          </w:tcPr>
          <w:p w:rsidR="00000000" w:rsidDel="00000000" w:rsidP="00000000" w:rsidRDefault="00000000" w:rsidRPr="00000000" w14:paraId="0000026E">
            <w:pPr>
              <w:jc w:val="right"/>
              <w:rPr>
                <w:sz w:val="22"/>
                <w:szCs w:val="22"/>
              </w:rPr>
            </w:pPr>
            <w:r w:rsidDel="00000000" w:rsidR="00000000" w:rsidRPr="00000000">
              <w:rPr>
                <w:sz w:val="22"/>
                <w:szCs w:val="22"/>
                <w:rtl w:val="0"/>
              </w:rPr>
              <w:t xml:space="preserve">187</w:t>
            </w:r>
          </w:p>
        </w:tc>
        <w:tc>
          <w:tcPr>
            <w:shd w:fill="c0e6f5" w:val="clear"/>
            <w:vAlign w:val="bottom"/>
          </w:tcPr>
          <w:p w:rsidR="00000000" w:rsidDel="00000000" w:rsidP="00000000" w:rsidRDefault="00000000" w:rsidRPr="00000000" w14:paraId="0000026F">
            <w:pPr>
              <w:rPr>
                <w:sz w:val="22"/>
                <w:szCs w:val="22"/>
              </w:rPr>
            </w:pPr>
            <w:r w:rsidDel="00000000" w:rsidR="00000000" w:rsidRPr="00000000">
              <w:rPr>
                <w:sz w:val="22"/>
                <w:szCs w:val="22"/>
                <w:rtl w:val="0"/>
              </w:rPr>
              <w:t xml:space="preserve">Somalia</w:t>
            </w:r>
          </w:p>
        </w:tc>
        <w:tc>
          <w:tcPr>
            <w:shd w:fill="f4cccc" w:val="clear"/>
            <w:vAlign w:val="bottom"/>
          </w:tcPr>
          <w:p w:rsidR="00000000" w:rsidDel="00000000" w:rsidP="00000000" w:rsidRDefault="00000000" w:rsidRPr="00000000" w14:paraId="00000270">
            <w:pPr>
              <w:jc w:val="right"/>
              <w:rPr>
                <w:sz w:val="22"/>
                <w:szCs w:val="22"/>
              </w:rPr>
            </w:pPr>
            <w:r w:rsidDel="00000000" w:rsidR="00000000" w:rsidRPr="00000000">
              <w:rPr>
                <w:sz w:val="22"/>
                <w:szCs w:val="22"/>
                <w:rtl w:val="0"/>
              </w:rPr>
              <w:t xml:space="preserve">29.5515</w:t>
            </w:r>
          </w:p>
        </w:tc>
      </w:tr>
    </w:tbl>
    <w:p w:rsidR="00000000" w:rsidDel="00000000" w:rsidP="00000000" w:rsidRDefault="00000000" w:rsidRPr="00000000" w14:paraId="00000271">
      <w:pPr>
        <w:rPr/>
        <w:sectPr>
          <w:headerReference r:id="rId10"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1"/>
        <w:rPr>
          <w:sz w:val="28"/>
          <w:szCs w:val="28"/>
        </w:rPr>
      </w:pPr>
      <w:bookmarkStart w:colFirst="0" w:colLast="0" w:name="_heading=h.39x2iqmo2fcl" w:id="4"/>
      <w:bookmarkEnd w:id="4"/>
      <w:r w:rsidDel="00000000" w:rsidR="00000000" w:rsidRPr="00000000">
        <w:rPr>
          <w:sz w:val="28"/>
          <w:szCs w:val="28"/>
          <w:rtl w:val="0"/>
        </w:rPr>
        <w:t xml:space="preserve">What this means for the United Kingdom</w:t>
      </w:r>
    </w:p>
    <w:p w:rsidR="00000000" w:rsidDel="00000000" w:rsidP="00000000" w:rsidRDefault="00000000" w:rsidRPr="00000000" w14:paraId="00000274">
      <w:pPr>
        <w:rPr/>
      </w:pPr>
      <w:r w:rsidDel="00000000" w:rsidR="00000000" w:rsidRPr="00000000">
        <w:rPr>
          <w:rtl w:val="0"/>
        </w:rPr>
        <w:t xml:space="preserve">The UK ranks 41st out of 187 countries. Ranking just below the top fifth of countries, this may seem like an indicator of relative success. However, the composition of this ranking reveals serious risks in the UK’s energy policy, and the evidence points clearly towards the UK’s domestic energy supply as the biggest source of concern.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UK’s scores strongly on two fronts: energy diversity and ability to pay. The former reflects its diverse makeup of primary energy sources. This includes fuels used to generate electricity as well as transport, heating, and industrial manufacturing.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latter is a result of the UK having the 16th-highest GDP per capita amongst indexed countries. This reflects the UK’s strong economy relative to its peers, demonstrating that—in a total crisis scenario—it would have more wealth to dedicate towards purchasing energy in the global market.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This is proof of security. However, just because the UK can pay more does not mean it </w:t>
      </w:r>
      <w:r w:rsidDel="00000000" w:rsidR="00000000" w:rsidRPr="00000000">
        <w:rPr>
          <w:i w:val="1"/>
          <w:iCs w:val="1"/>
          <w:rtl w:val="0"/>
        </w:rPr>
        <w:t xml:space="preserve">should </w:t>
      </w:r>
      <w:r w:rsidDel="00000000" w:rsidR="00000000" w:rsidRPr="00000000">
        <w:rPr>
          <w:rtl w:val="0"/>
        </w:rPr>
        <w:t xml:space="preserve">have to, especially considering the fact that the UK already pays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UK ranks 71st for import security;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36.4% of the UK’s electricity comes from non-dispatchable sources: wind, solar, and tide and wave. In the remit of energy security this ranks it in the bottom 7% of countries worldwide in ability to dispatch electricity on demand.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Not included in this model—but nonetheless vital to understand—is that global conflicts can impact the stability of international trade routes and supply chains. </w:t>
      </w:r>
    </w:p>
    <w:p w:rsidR="00000000" w:rsidDel="00000000" w:rsidP="00000000" w:rsidRDefault="00000000" w:rsidRPr="00000000" w14:paraId="00000281">
      <w:pPr>
        <w:numPr>
          <w:ilvl w:val="0"/>
          <w:numId w:val="1"/>
        </w:numPr>
        <w:ind w:left="720" w:hanging="360"/>
        <w:rPr>
          <w:u w:val="none"/>
        </w:rPr>
      </w:pPr>
      <w:r w:rsidDel="00000000" w:rsidR="00000000" w:rsidRPr="00000000">
        <w:rPr>
          <w:rtl w:val="0"/>
        </w:rPr>
        <w:t xml:space="preserve">Strait of Hormuz</w:t>
      </w:r>
    </w:p>
    <w:p w:rsidR="00000000" w:rsidDel="00000000" w:rsidP="00000000" w:rsidRDefault="00000000" w:rsidRPr="00000000" w14:paraId="00000282">
      <w:pPr>
        <w:numPr>
          <w:ilvl w:val="0"/>
          <w:numId w:val="1"/>
        </w:numPr>
        <w:ind w:left="720" w:hanging="360"/>
        <w:rPr>
          <w:u w:val="none"/>
        </w:rPr>
      </w:pPr>
      <w:r w:rsidDel="00000000" w:rsidR="00000000" w:rsidRPr="00000000">
        <w:rPr>
          <w:rtl w:val="0"/>
        </w:rPr>
        <w:t xml:space="preserve">Russian activity in the East of Britain</w:t>
      </w:r>
    </w:p>
    <w:p w:rsidR="00000000" w:rsidDel="00000000" w:rsidP="00000000" w:rsidRDefault="00000000" w:rsidRPr="00000000" w14:paraId="00000283">
      <w:pPr>
        <w:numPr>
          <w:ilvl w:val="0"/>
          <w:numId w:val="1"/>
        </w:numPr>
        <w:ind w:left="720" w:hanging="360"/>
        <w:rPr>
          <w:u w:val="none"/>
        </w:rPr>
      </w:pPr>
      <w:r w:rsidDel="00000000" w:rsidR="00000000" w:rsidRPr="00000000">
        <w:rPr>
          <w:rtl w:val="0"/>
        </w:rPr>
        <w:t xml:space="preserve">China, the Nine/Ten-Dash Line and the Strait of Malacca. </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pPr>
      <w:bookmarkStart w:colFirst="0" w:colLast="0" w:name="_heading=h.4t4sfzlroe4n" w:id="5"/>
      <w:bookmarkEnd w:id="5"/>
      <w:r w:rsidDel="00000000" w:rsidR="00000000" w:rsidRPr="00000000">
        <w:rPr>
          <w:rtl w:val="0"/>
        </w:rPr>
        <w:t xml:space="preserve">Proposals</w:t>
      </w:r>
    </w:p>
    <w:p w:rsidR="00000000" w:rsidDel="00000000" w:rsidP="00000000" w:rsidRDefault="00000000" w:rsidRPr="00000000" w14:paraId="00000289">
      <w:pPr>
        <w:rPr/>
      </w:pPr>
      <w:r w:rsidDel="00000000" w:rsidR="00000000" w:rsidRPr="00000000">
        <w:rPr>
          <w:rtl w:val="0"/>
        </w:rPr>
        <w:t xml:space="preserve">To increase its ranking in the GESI, the UK should adopt the following proposals.</w:t>
      </w: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rPr>
          <w:sz w:val="28"/>
          <w:szCs w:val="28"/>
        </w:rPr>
      </w:pPr>
      <w:bookmarkStart w:colFirst="0" w:colLast="0" w:name="_heading=h.hnxu0kkt840l" w:id="6"/>
      <w:bookmarkEnd w:id="6"/>
      <w:r w:rsidDel="00000000" w:rsidR="00000000" w:rsidRPr="00000000">
        <w:rPr>
          <w:sz w:val="28"/>
          <w:szCs w:val="28"/>
          <w:rtl w:val="0"/>
        </w:rPr>
        <w:t xml:space="preserve">Methodological Appendix</w:t>
      </w:r>
    </w:p>
    <w:p w:rsidR="00000000" w:rsidDel="00000000" w:rsidP="00000000" w:rsidRDefault="00000000" w:rsidRPr="00000000" w14:paraId="0000028C">
      <w:pPr>
        <w:rPr/>
      </w:pPr>
      <w:r w:rsidDel="00000000" w:rsidR="00000000" w:rsidRPr="00000000">
        <w:rPr>
          <w:rtl w:val="0"/>
        </w:rPr>
        <w:t xml:space="preserve">The Global Energy Security Index score is calculated as the average of the four components.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rPr/>
      </w:pPr>
      <w:bookmarkStart w:colFirst="0" w:colLast="0" w:name="_heading=h.j9blyyg83k69" w:id="7"/>
      <w:bookmarkEnd w:id="7"/>
      <w:r w:rsidDel="00000000" w:rsidR="00000000" w:rsidRPr="00000000">
        <w:rPr>
          <w:rtl w:val="0"/>
        </w:rPr>
        <w:t xml:space="preserve">Component 1 – Dispatchability</w:t>
      </w:r>
    </w:p>
    <w:p w:rsidR="00000000" w:rsidDel="00000000" w:rsidP="00000000" w:rsidRDefault="00000000" w:rsidRPr="00000000" w14:paraId="0000028F">
      <w:pPr>
        <w:jc w:val="both"/>
        <w:rPr/>
      </w:pPr>
      <w:r w:rsidDel="00000000" w:rsidR="00000000" w:rsidRPr="00000000">
        <w:rPr>
          <w:rtl w:val="0"/>
        </w:rPr>
        <w:t xml:space="preserve">Component 1 measures a country’s ability to produce electricity, irrespective of weather conditions. To account for significant variation in national electricity productions, Component 1 is the dispatchable share of a country’s total electricity generation. Using 2024 annual electricity generation (billion kWh) from the U.S. Energy Information Administration, Component 1 is calculated as:</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center"/>
        <w:rPr/>
      </w:pPr>
      <w:sdt>
        <w:sdtPr>
          <w:id w:val="-580772405"/>
          <w:tag w:val="goog_rdk_52"/>
        </w:sdtPr>
        <w:sdtContent>
          <w:r w:rsidDel="00000000" w:rsidR="00000000" w:rsidRPr="00000000">
            <w:rPr>
              <w:rFonts w:ascii="Gungsuh" w:cs="Gungsuh" w:eastAsia="Gungsuh" w:hAnsi="Gungsuh"/>
              <w:rtl w:val="0"/>
            </w:rPr>
            <w:t xml:space="preserve">Component 1 Score = 100 × (Total Generation − Wind – Solar – Tide and Wave) / Total Generation.</w:t>
          </w:r>
        </w:sdtContent>
      </w:sdt>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t xml:space="preserve">All EIA data is unmodified, except for tide and wave generation for Lesotho, which was corrected to zero.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bookmarkStart w:colFirst="0" w:colLast="0" w:name="_heading=h.3qlvieuklc0r" w:id="8"/>
      <w:bookmarkEnd w:id="8"/>
      <w:r w:rsidDel="00000000" w:rsidR="00000000" w:rsidRPr="00000000">
        <w:rPr>
          <w:rtl w:val="0"/>
        </w:rPr>
        <w:t xml:space="preserve">Component 2 – Diversity</w:t>
      </w:r>
    </w:p>
    <w:p w:rsidR="00000000" w:rsidDel="00000000" w:rsidP="00000000" w:rsidRDefault="00000000" w:rsidRPr="00000000" w14:paraId="00000297">
      <w:pPr>
        <w:jc w:val="both"/>
        <w:rPr/>
      </w:pPr>
      <w:r w:rsidDel="00000000" w:rsidR="00000000" w:rsidRPr="00000000">
        <w:rPr>
          <w:rtl w:val="0"/>
        </w:rPr>
        <w:t xml:space="preserve">Component 2 measures the diversity of sources of a country’s primary energy consumption. According to the EIA, primary energy is ‘[e]nergy in the form that it is first accounted for in a statistical energy balance, before any transformation to secondary or tertiary forms of energy. For example, coal can be converted to synthetic gas, which can be converted to electricity; in this example, coal is primary energy, synthetic gas is secondary energy, and electricity is tertiary energy’.</w:t>
      </w:r>
      <w:r w:rsidDel="00000000" w:rsidR="00000000" w:rsidRPr="00000000">
        <w:rPr>
          <w:vertAlign w:val="superscript"/>
        </w:rPr>
        <w:footnoteReference w:customMarkFollows="0" w:id="13"/>
      </w:r>
      <w:r w:rsidDel="00000000" w:rsidR="00000000" w:rsidRPr="00000000">
        <w:rPr>
          <w:rtl w:val="0"/>
        </w:rPr>
        <w:t xml:space="preserve"> Drawing from 2024 U.S. Energy Information Administration data, energy consumption is measured across five mutually exclusive categories: (1) petroleum and other liquids, (2) natural gas, (3) coal, (4) nuclear, and (5) renewables &amp; other. To assess the concentration or balance of a country’s reliance on these energy sources, the share of each source of energy relative to overall consumption is used to create a Herfindahl–Hirschman Index (HHI). Though there are numerous methodologies to assess concentration or diversity, an HHI calculation is used in comparable research on energy security.</w:t>
      </w:r>
      <w:r w:rsidDel="00000000" w:rsidR="00000000" w:rsidRPr="00000000">
        <w:rPr>
          <w:vertAlign w:val="superscript"/>
        </w:rPr>
        <w:footnoteReference w:customMarkFollows="0" w:id="14"/>
      </w:r>
      <w:r w:rsidDel="00000000" w:rsidR="00000000" w:rsidRPr="00000000">
        <w:rPr>
          <w:rtl w:val="0"/>
        </w:rPr>
        <w:t xml:space="preserve"> The HHI score is then normalized so that a perfectly balanced use of each source of energy (i.e. 20% each) generates a score of 100, while complete reliance on one source generates a score of 0:</w:t>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center"/>
        <w:rPr/>
      </w:pPr>
      <w:r w:rsidDel="00000000" w:rsidR="00000000" w:rsidRPr="00000000">
        <w:rPr>
          <w:rtl w:val="0"/>
        </w:rPr>
        <w:t xml:space="preserve">HHI = Σ s</w:t>
      </w:r>
      <w:r w:rsidDel="00000000" w:rsidR="00000000" w:rsidRPr="00000000">
        <w:rPr>
          <w:vertAlign w:val="subscript"/>
          <w:rtl w:val="0"/>
        </w:rPr>
        <w:t xml:space="preserve">i</w:t>
      </w:r>
      <w:r w:rsidDel="00000000" w:rsidR="00000000" w:rsidRPr="00000000">
        <w:rPr>
          <w:rtl w:val="0"/>
        </w:rPr>
        <w:t xml:space="preserve">²</w:t>
      </w:r>
    </w:p>
    <w:p w:rsidR="00000000" w:rsidDel="00000000" w:rsidP="00000000" w:rsidRDefault="00000000" w:rsidRPr="00000000" w14:paraId="0000029A">
      <w:pPr>
        <w:jc w:val="center"/>
        <w:rPr/>
      </w:pPr>
      <w:sdt>
        <w:sdtPr>
          <w:id w:val="-820360057"/>
          <w:tag w:val="goog_rdk_53"/>
        </w:sdtPr>
        <w:sdtContent>
          <w:r w:rsidDel="00000000" w:rsidR="00000000" w:rsidRPr="00000000">
            <w:rPr>
              <w:rFonts w:ascii="Gungsuh" w:cs="Gungsuh" w:eastAsia="Gungsuh" w:hAnsi="Gungsuh"/>
              <w:rtl w:val="0"/>
            </w:rPr>
            <w:br w:type="textWrapping"/>
            <w:t xml:space="preserve">Component 2 score = 100 × (1 − HHI) / (1 − 0.20)</w:t>
          </w:r>
        </w:sdtContent>
      </w:sdt>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rPr/>
      </w:pPr>
      <w:bookmarkStart w:colFirst="0" w:colLast="0" w:name="_heading=h.fqz0ksu9kd5t" w:id="9"/>
      <w:bookmarkEnd w:id="9"/>
      <w:r w:rsidDel="00000000" w:rsidR="00000000" w:rsidRPr="00000000">
        <w:rPr>
          <w:rtl w:val="0"/>
        </w:rPr>
        <w:br w:type="textWrapping"/>
        <w:t xml:space="preserve">Component 3 – Import security</w:t>
      </w:r>
    </w:p>
    <w:p w:rsidR="00000000" w:rsidDel="00000000" w:rsidP="00000000" w:rsidRDefault="00000000" w:rsidRPr="00000000" w14:paraId="0000029D">
      <w:pPr>
        <w:jc w:val="both"/>
        <w:rPr/>
      </w:pPr>
      <w:r w:rsidDel="00000000" w:rsidR="00000000" w:rsidRPr="00000000">
        <w:rPr>
          <w:rtl w:val="0"/>
        </w:rPr>
        <w:t xml:space="preserve">Component 3 measures a country’s import security and a country’s vulnerability to variably foreign energy supply. There are several factors considered in this component. The first is whether a country is a net energy importer or exporter. A net energy exporter receives a score of 100, in recognition that a) they currently meet their own energy needs in the aggregate, b) energy flows can be re-routed domestically in an international crisis, and c) international exports are a potential bartering chip that can be used to aid allies or enter into strategic swap agreements during a crisis. 2024 EIA primary energy consumption and production data are used to assess net importer or exporter status. The EIA data is unedited, aside from the Guyana energy production data, which was erroneously reported as 0. Guyana exported US $17.993 billion worth of crude oil in 2024, and imported only US $1.222 billion worth of fuel.</w:t>
      </w:r>
      <w:r w:rsidDel="00000000" w:rsidR="00000000" w:rsidRPr="00000000">
        <w:rPr>
          <w:vertAlign w:val="superscript"/>
        </w:rPr>
        <w:footnoteReference w:customMarkFollows="0" w:id="15"/>
      </w:r>
      <w:r w:rsidDel="00000000" w:rsidR="00000000" w:rsidRPr="00000000">
        <w:rPr>
          <w:rtl w:val="0"/>
        </w:rPr>
        <w:t xml:space="preserve"> Total Guyanese imports were US $6.8275 billion, therefore Guyana was definitively a net exporter.</w:t>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t xml:space="preserve">For net importers, the concentration or diversity of energy suppliers is assessed using a HHI calculation. As in Component 2, a greater diversity of sources results in a higher score. 2024 data is drawn from the CEPII-BACI (HS2022) database of bilateral trade which, in turn, is based upon UN Comtrade data.</w:t>
      </w:r>
      <w:r w:rsidDel="00000000" w:rsidR="00000000" w:rsidRPr="00000000">
        <w:rPr>
          <w:vertAlign w:val="superscript"/>
        </w:rPr>
        <w:footnoteReference w:customMarkFollows="0" w:id="16"/>
      </w:r>
      <w:r w:rsidDel="00000000" w:rsidR="00000000" w:rsidRPr="00000000">
        <w:rPr>
          <w:rtl w:val="0"/>
        </w:rPr>
        <w:t xml:space="preserve"> BACI data is more comprehensive than Comtrade because it imputes mirror trade flows when one country reports a trade flow, but its partner does not. Reconciling missing imports with exports and vice versa results in greater coverage. Only Micronesia (9.8%), Kiribati (44.4%), East Timor (61.6%) have &lt;90% of their trade covered through this methodology. Micronesia is excluded from the overall Index due to insufficient data in Component 1. 31 different categories of energy are considered from the BACI database and are listed in table 2. BACI’s aggregated category 271000 is used in lieu of the standard HS22 categories 271012, 271019, and 271020.</w:t>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center"/>
        <w:rPr>
          <w:b w:val="1"/>
          <w:bCs w:val="1"/>
          <w:u w:val="single"/>
        </w:rPr>
      </w:pPr>
      <w:r w:rsidDel="00000000" w:rsidR="00000000" w:rsidRPr="00000000">
        <w:rPr>
          <w:b w:val="1"/>
          <w:bCs w:val="1"/>
          <w:u w:val="single"/>
          <w:rtl w:val="0"/>
        </w:rPr>
        <w:t xml:space="preserve">Table 2. Energy Trade Categories from the CEPII-BACI Database</w:t>
      </w:r>
    </w:p>
    <w:p w:rsidR="00000000" w:rsidDel="00000000" w:rsidP="00000000" w:rsidRDefault="00000000" w:rsidRPr="00000000" w14:paraId="000002A3">
      <w:pPr>
        <w:jc w:val="both"/>
        <w:rPr/>
      </w:pPr>
      <w:r w:rsidDel="00000000" w:rsidR="00000000" w:rsidRPr="00000000">
        <w:rPr>
          <w:rtl w:val="0"/>
        </w:rPr>
      </w:r>
    </w:p>
    <w:tbl>
      <w:tblPr>
        <w:tblStyle w:val="Table2"/>
        <w:tblW w:w="9440.0" w:type="dxa"/>
        <w:jc w:val="left"/>
        <w:tblLayout w:type="fixed"/>
        <w:tblLook w:val="0400"/>
      </w:tblPr>
      <w:tblGrid>
        <w:gridCol w:w="1563"/>
        <w:gridCol w:w="1258"/>
        <w:gridCol w:w="6619"/>
        <w:tblGridChange w:id="0">
          <w:tblGrid>
            <w:gridCol w:w="1563"/>
            <w:gridCol w:w="1258"/>
            <w:gridCol w:w="661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A4">
            <w:pPr>
              <w:jc w:val="center"/>
              <w:rPr>
                <w:b w:val="1"/>
                <w:bCs w:val="1"/>
              </w:rPr>
            </w:pPr>
            <w:r w:rsidDel="00000000" w:rsidR="00000000" w:rsidRPr="00000000">
              <w:rPr>
                <w:b w:val="1"/>
                <w:bCs w:val="1"/>
                <w:rtl w:val="0"/>
              </w:rPr>
              <w:t xml:space="preserve">Category</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2A5">
            <w:pPr>
              <w:jc w:val="right"/>
              <w:rPr>
                <w:b w:val="1"/>
                <w:bCs w:val="1"/>
              </w:rPr>
            </w:pPr>
            <w:r w:rsidDel="00000000" w:rsidR="00000000" w:rsidRPr="00000000">
              <w:rPr>
                <w:b w:val="1"/>
                <w:bCs w:val="1"/>
                <w:rtl w:val="0"/>
              </w:rPr>
              <w:t xml:space="preserve">HS code</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2A6">
            <w:pPr>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7">
            <w:pPr>
              <w:rPr/>
            </w:pPr>
            <w:r w:rsidDel="00000000" w:rsidR="00000000" w:rsidRPr="00000000">
              <w:rPr>
                <w:rtl w:val="0"/>
              </w:rPr>
              <w:t xml:space="preserve">Ethanol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8">
            <w:pPr>
              <w:jc w:val="right"/>
              <w:rPr>
                <w:b w:val="1"/>
                <w:bCs w:val="1"/>
              </w:rPr>
            </w:pPr>
            <w:r w:rsidDel="00000000" w:rsidR="00000000" w:rsidRPr="00000000">
              <w:rPr>
                <w:b w:val="1"/>
                <w:bCs w:val="1"/>
                <w:rtl w:val="0"/>
              </w:rPr>
              <w:t xml:space="preserve">220710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9">
            <w:pPr>
              <w:rPr/>
            </w:pPr>
            <w:sdt>
              <w:sdtPr>
                <w:id w:val="2006354634"/>
                <w:tag w:val="goog_rdk_54"/>
              </w:sdtPr>
              <w:sdtContent>
                <w:r w:rsidDel="00000000" w:rsidR="00000000" w:rsidRPr="00000000">
                  <w:rPr>
                    <w:rFonts w:ascii="Gungsuh" w:cs="Gungsuh" w:eastAsia="Gungsuh" w:hAnsi="Gungsuh"/>
                    <w:rtl w:val="0"/>
                  </w:rPr>
                  <w:t xml:space="preserve">Undenatured ethyl alcohol ≥80%</w:t>
                </w:r>
              </w:sdtContent>
            </w:sdt>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A">
            <w:pPr>
              <w:rPr/>
            </w:pPr>
            <w:r w:rsidDel="00000000" w:rsidR="00000000" w:rsidRPr="00000000">
              <w:rPr>
                <w:rtl w:val="0"/>
              </w:rPr>
              <w:t xml:space="preserve">Ethanol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B">
            <w:pPr>
              <w:jc w:val="right"/>
              <w:rPr>
                <w:b w:val="1"/>
                <w:bCs w:val="1"/>
              </w:rPr>
            </w:pPr>
            <w:r w:rsidDel="00000000" w:rsidR="00000000" w:rsidRPr="00000000">
              <w:rPr>
                <w:b w:val="1"/>
                <w:bCs w:val="1"/>
                <w:rtl w:val="0"/>
              </w:rPr>
              <w:t xml:space="preserve">220720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C">
            <w:pPr>
              <w:rPr/>
            </w:pPr>
            <w:r w:rsidDel="00000000" w:rsidR="00000000" w:rsidRPr="00000000">
              <w:rPr>
                <w:rtl w:val="0"/>
              </w:rPr>
              <w:t xml:space="preserve">Denatured ethyl alcohol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D">
            <w:pPr>
              <w:rPr/>
            </w:pPr>
            <w:r w:rsidDel="00000000" w:rsidR="00000000" w:rsidRPr="00000000">
              <w:rPr>
                <w:rtl w:val="0"/>
              </w:rPr>
              <w:t xml:space="preserve">Nuclear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E">
            <w:pPr>
              <w:jc w:val="right"/>
              <w:rPr>
                <w:b w:val="1"/>
                <w:bCs w:val="1"/>
              </w:rPr>
            </w:pPr>
            <w:r w:rsidDel="00000000" w:rsidR="00000000" w:rsidRPr="00000000">
              <w:rPr>
                <w:b w:val="1"/>
                <w:bCs w:val="1"/>
                <w:rtl w:val="0"/>
              </w:rPr>
              <w:t xml:space="preserve">261210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F">
            <w:pPr>
              <w:rPr/>
            </w:pPr>
            <w:r w:rsidDel="00000000" w:rsidR="00000000" w:rsidRPr="00000000">
              <w:rPr>
                <w:rtl w:val="0"/>
              </w:rPr>
              <w:t xml:space="preserve">Uranium ores and concentrates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0">
            <w:pPr>
              <w:rPr/>
            </w:pPr>
            <w:r w:rsidDel="00000000" w:rsidR="00000000" w:rsidRPr="00000000">
              <w:rPr>
                <w:rtl w:val="0"/>
              </w:rPr>
              <w:t xml:space="preserve">Coal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1">
            <w:pPr>
              <w:jc w:val="right"/>
              <w:rPr>
                <w:b w:val="1"/>
                <w:bCs w:val="1"/>
              </w:rPr>
            </w:pPr>
            <w:r w:rsidDel="00000000" w:rsidR="00000000" w:rsidRPr="00000000">
              <w:rPr>
                <w:b w:val="1"/>
                <w:bCs w:val="1"/>
                <w:rtl w:val="0"/>
              </w:rPr>
              <w:t xml:space="preserve">270111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2">
            <w:pPr>
              <w:rPr/>
            </w:pPr>
            <w:r w:rsidDel="00000000" w:rsidR="00000000" w:rsidRPr="00000000">
              <w:rPr>
                <w:rtl w:val="0"/>
              </w:rPr>
              <w:t xml:space="preserve">Anthracite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3">
            <w:pPr>
              <w:rPr/>
            </w:pPr>
            <w:r w:rsidDel="00000000" w:rsidR="00000000" w:rsidRPr="00000000">
              <w:rPr>
                <w:rtl w:val="0"/>
              </w:rPr>
              <w:t xml:space="preserve">Coal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4">
            <w:pPr>
              <w:jc w:val="right"/>
              <w:rPr>
                <w:b w:val="1"/>
                <w:bCs w:val="1"/>
              </w:rPr>
            </w:pPr>
            <w:r w:rsidDel="00000000" w:rsidR="00000000" w:rsidRPr="00000000">
              <w:rPr>
                <w:b w:val="1"/>
                <w:bCs w:val="1"/>
                <w:rtl w:val="0"/>
              </w:rPr>
              <w:t xml:space="preserve">270112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5">
            <w:pPr>
              <w:rPr/>
            </w:pPr>
            <w:r w:rsidDel="00000000" w:rsidR="00000000" w:rsidRPr="00000000">
              <w:rPr>
                <w:rtl w:val="0"/>
              </w:rPr>
              <w:t xml:space="preserve">Bituminous coal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6">
            <w:pPr>
              <w:rPr/>
            </w:pPr>
            <w:r w:rsidDel="00000000" w:rsidR="00000000" w:rsidRPr="00000000">
              <w:rPr>
                <w:rtl w:val="0"/>
              </w:rPr>
              <w:t xml:space="preserve">Coal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7">
            <w:pPr>
              <w:jc w:val="right"/>
              <w:rPr>
                <w:b w:val="1"/>
                <w:bCs w:val="1"/>
              </w:rPr>
            </w:pPr>
            <w:r w:rsidDel="00000000" w:rsidR="00000000" w:rsidRPr="00000000">
              <w:rPr>
                <w:b w:val="1"/>
                <w:bCs w:val="1"/>
                <w:rtl w:val="0"/>
              </w:rPr>
              <w:t xml:space="preserve">270119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8">
            <w:pPr>
              <w:rPr/>
            </w:pPr>
            <w:r w:rsidDel="00000000" w:rsidR="00000000" w:rsidRPr="00000000">
              <w:rPr>
                <w:rtl w:val="0"/>
              </w:rPr>
              <w:t xml:space="preserve">Other coal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9">
            <w:pPr>
              <w:rPr/>
            </w:pPr>
            <w:r w:rsidDel="00000000" w:rsidR="00000000" w:rsidRPr="00000000">
              <w:rPr>
                <w:rtl w:val="0"/>
              </w:rPr>
              <w:t xml:space="preserve">Coal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A">
            <w:pPr>
              <w:jc w:val="right"/>
              <w:rPr>
                <w:b w:val="1"/>
                <w:bCs w:val="1"/>
              </w:rPr>
            </w:pPr>
            <w:r w:rsidDel="00000000" w:rsidR="00000000" w:rsidRPr="00000000">
              <w:rPr>
                <w:b w:val="1"/>
                <w:bCs w:val="1"/>
                <w:rtl w:val="0"/>
              </w:rPr>
              <w:t xml:space="preserve">270120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B">
            <w:pPr>
              <w:rPr/>
            </w:pPr>
            <w:r w:rsidDel="00000000" w:rsidR="00000000" w:rsidRPr="00000000">
              <w:rPr>
                <w:rtl w:val="0"/>
              </w:rPr>
              <w:t xml:space="preserve">Briquettes and similar solid fuels from coal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C">
            <w:pPr>
              <w:rPr/>
            </w:pPr>
            <w:r w:rsidDel="00000000" w:rsidR="00000000" w:rsidRPr="00000000">
              <w:rPr>
                <w:rtl w:val="0"/>
              </w:rPr>
              <w:t xml:space="preserve">Lignite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D">
            <w:pPr>
              <w:jc w:val="right"/>
              <w:rPr>
                <w:b w:val="1"/>
                <w:bCs w:val="1"/>
              </w:rPr>
            </w:pPr>
            <w:r w:rsidDel="00000000" w:rsidR="00000000" w:rsidRPr="00000000">
              <w:rPr>
                <w:b w:val="1"/>
                <w:bCs w:val="1"/>
                <w:rtl w:val="0"/>
              </w:rPr>
              <w:t xml:space="preserve">270210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E">
            <w:pPr>
              <w:rPr/>
            </w:pPr>
            <w:r w:rsidDel="00000000" w:rsidR="00000000" w:rsidRPr="00000000">
              <w:rPr>
                <w:rtl w:val="0"/>
              </w:rPr>
              <w:t xml:space="preserve">Lignite, not agglomerated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F">
            <w:pPr>
              <w:rPr/>
            </w:pPr>
            <w:r w:rsidDel="00000000" w:rsidR="00000000" w:rsidRPr="00000000">
              <w:rPr>
                <w:rtl w:val="0"/>
              </w:rPr>
              <w:t xml:space="preserve">Lignite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0">
            <w:pPr>
              <w:jc w:val="right"/>
              <w:rPr>
                <w:b w:val="1"/>
                <w:bCs w:val="1"/>
              </w:rPr>
            </w:pPr>
            <w:r w:rsidDel="00000000" w:rsidR="00000000" w:rsidRPr="00000000">
              <w:rPr>
                <w:b w:val="1"/>
                <w:bCs w:val="1"/>
                <w:rtl w:val="0"/>
              </w:rPr>
              <w:t xml:space="preserve">270220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1">
            <w:pPr>
              <w:rPr/>
            </w:pPr>
            <w:r w:rsidDel="00000000" w:rsidR="00000000" w:rsidRPr="00000000">
              <w:rPr>
                <w:rtl w:val="0"/>
              </w:rPr>
              <w:t xml:space="preserve">Agglomerated lignite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2">
            <w:pPr>
              <w:rPr/>
            </w:pPr>
            <w:r w:rsidDel="00000000" w:rsidR="00000000" w:rsidRPr="00000000">
              <w:rPr>
                <w:rtl w:val="0"/>
              </w:rPr>
              <w:t xml:space="preserve">Manufactured 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3">
            <w:pPr>
              <w:jc w:val="right"/>
              <w:rPr>
                <w:b w:val="1"/>
                <w:bCs w:val="1"/>
              </w:rPr>
            </w:pPr>
            <w:r w:rsidDel="00000000" w:rsidR="00000000" w:rsidRPr="00000000">
              <w:rPr>
                <w:b w:val="1"/>
                <w:bCs w:val="1"/>
                <w:rtl w:val="0"/>
              </w:rPr>
              <w:t xml:space="preserve">270500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4">
            <w:pPr>
              <w:rPr/>
            </w:pPr>
            <w:r w:rsidDel="00000000" w:rsidR="00000000" w:rsidRPr="00000000">
              <w:rPr>
                <w:rtl w:val="0"/>
              </w:rPr>
              <w:t xml:space="preserve">Coal gas, water gas, producer gas and similar gases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5">
            <w:pPr>
              <w:rPr/>
            </w:pPr>
            <w:r w:rsidDel="00000000" w:rsidR="00000000" w:rsidRPr="00000000">
              <w:rPr>
                <w:rtl w:val="0"/>
              </w:rPr>
              <w:t xml:space="preserve">Crude oil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6">
            <w:pPr>
              <w:jc w:val="right"/>
              <w:rPr>
                <w:b w:val="1"/>
                <w:bCs w:val="1"/>
              </w:rPr>
            </w:pPr>
            <w:r w:rsidDel="00000000" w:rsidR="00000000" w:rsidRPr="00000000">
              <w:rPr>
                <w:b w:val="1"/>
                <w:bCs w:val="1"/>
                <w:rtl w:val="0"/>
              </w:rPr>
              <w:t xml:space="preserve">270900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7">
            <w:pPr>
              <w:rPr/>
            </w:pPr>
            <w:r w:rsidDel="00000000" w:rsidR="00000000" w:rsidRPr="00000000">
              <w:rPr>
                <w:rtl w:val="0"/>
              </w:rPr>
              <w:t xml:space="preserve">Petroleum oils and oils from bituminous minerals, crude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8">
            <w:pPr>
              <w:rPr/>
            </w:pPr>
            <w:r w:rsidDel="00000000" w:rsidR="00000000" w:rsidRPr="00000000">
              <w:rPr>
                <w:rtl w:val="0"/>
              </w:rPr>
              <w:t xml:space="preserve">Refined petroleum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9">
            <w:pPr>
              <w:jc w:val="right"/>
              <w:rPr>
                <w:b w:val="1"/>
                <w:bCs w:val="1"/>
              </w:rPr>
            </w:pPr>
            <w:r w:rsidDel="00000000" w:rsidR="00000000" w:rsidRPr="00000000">
              <w:rPr>
                <w:b w:val="1"/>
                <w:bCs w:val="1"/>
                <w:rtl w:val="0"/>
              </w:rPr>
              <w:t xml:space="preserve">271000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A">
            <w:pPr>
              <w:rPr/>
            </w:pPr>
            <w:r w:rsidDel="00000000" w:rsidR="00000000" w:rsidRPr="00000000">
              <w:rPr>
                <w:rtl w:val="0"/>
              </w:rPr>
              <w:t xml:space="preserve">Petroleum oils and oils from bituminous minerals, other than crude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B">
            <w:pPr>
              <w:rPr/>
            </w:pPr>
            <w:r w:rsidDel="00000000" w:rsidR="00000000" w:rsidRPr="00000000">
              <w:rPr>
                <w:rtl w:val="0"/>
              </w:rPr>
              <w:t xml:space="preserve">Natural 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C">
            <w:pPr>
              <w:jc w:val="right"/>
              <w:rPr>
                <w:b w:val="1"/>
                <w:bCs w:val="1"/>
              </w:rPr>
            </w:pPr>
            <w:r w:rsidDel="00000000" w:rsidR="00000000" w:rsidRPr="00000000">
              <w:rPr>
                <w:b w:val="1"/>
                <w:bCs w:val="1"/>
                <w:rtl w:val="0"/>
              </w:rPr>
              <w:t xml:space="preserve">271111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D">
            <w:pPr>
              <w:rPr/>
            </w:pPr>
            <w:r w:rsidDel="00000000" w:rsidR="00000000" w:rsidRPr="00000000">
              <w:rPr>
                <w:rtl w:val="0"/>
              </w:rPr>
              <w:t xml:space="preserve">Natural gas, liquefied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E">
            <w:pPr>
              <w:rPr/>
            </w:pPr>
            <w:r w:rsidDel="00000000" w:rsidR="00000000" w:rsidRPr="00000000">
              <w:rPr>
                <w:rtl w:val="0"/>
              </w:rPr>
              <w:t xml:space="preserve">Natural 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F">
            <w:pPr>
              <w:jc w:val="right"/>
              <w:rPr>
                <w:b w:val="1"/>
                <w:bCs w:val="1"/>
              </w:rPr>
            </w:pPr>
            <w:r w:rsidDel="00000000" w:rsidR="00000000" w:rsidRPr="00000000">
              <w:rPr>
                <w:b w:val="1"/>
                <w:bCs w:val="1"/>
                <w:rtl w:val="0"/>
              </w:rPr>
              <w:t xml:space="preserve">271112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0">
            <w:pPr>
              <w:rPr/>
            </w:pPr>
            <w:r w:rsidDel="00000000" w:rsidR="00000000" w:rsidRPr="00000000">
              <w:rPr>
                <w:rtl w:val="0"/>
              </w:rPr>
              <w:t xml:space="preserve">Propane, liquefied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1">
            <w:pPr>
              <w:rPr/>
            </w:pPr>
            <w:r w:rsidDel="00000000" w:rsidR="00000000" w:rsidRPr="00000000">
              <w:rPr>
                <w:rtl w:val="0"/>
              </w:rPr>
              <w:t xml:space="preserve">Natural 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2">
            <w:pPr>
              <w:jc w:val="right"/>
              <w:rPr>
                <w:b w:val="1"/>
                <w:bCs w:val="1"/>
              </w:rPr>
            </w:pPr>
            <w:r w:rsidDel="00000000" w:rsidR="00000000" w:rsidRPr="00000000">
              <w:rPr>
                <w:b w:val="1"/>
                <w:bCs w:val="1"/>
                <w:rtl w:val="0"/>
              </w:rPr>
              <w:t xml:space="preserve">271113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3">
            <w:pPr>
              <w:rPr/>
            </w:pPr>
            <w:r w:rsidDel="00000000" w:rsidR="00000000" w:rsidRPr="00000000">
              <w:rPr>
                <w:rtl w:val="0"/>
              </w:rPr>
              <w:t xml:space="preserve">Butanes, liquefied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4">
            <w:pPr>
              <w:rPr/>
            </w:pPr>
            <w:r w:rsidDel="00000000" w:rsidR="00000000" w:rsidRPr="00000000">
              <w:rPr>
                <w:rtl w:val="0"/>
              </w:rPr>
              <w:t xml:space="preserve">Natural 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5">
            <w:pPr>
              <w:jc w:val="right"/>
              <w:rPr>
                <w:b w:val="1"/>
                <w:bCs w:val="1"/>
              </w:rPr>
            </w:pPr>
            <w:r w:rsidDel="00000000" w:rsidR="00000000" w:rsidRPr="00000000">
              <w:rPr>
                <w:b w:val="1"/>
                <w:bCs w:val="1"/>
                <w:rtl w:val="0"/>
              </w:rPr>
              <w:t xml:space="preserve">271119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6">
            <w:pPr>
              <w:rPr/>
            </w:pPr>
            <w:r w:rsidDel="00000000" w:rsidR="00000000" w:rsidRPr="00000000">
              <w:rPr>
                <w:rtl w:val="0"/>
              </w:rPr>
              <w:t xml:space="preserve">Other liquefied petroleum gases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7">
            <w:pPr>
              <w:rPr/>
            </w:pPr>
            <w:r w:rsidDel="00000000" w:rsidR="00000000" w:rsidRPr="00000000">
              <w:rPr>
                <w:rtl w:val="0"/>
              </w:rPr>
              <w:t xml:space="preserve">Natural 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8">
            <w:pPr>
              <w:jc w:val="right"/>
              <w:rPr>
                <w:b w:val="1"/>
                <w:bCs w:val="1"/>
              </w:rPr>
            </w:pPr>
            <w:r w:rsidDel="00000000" w:rsidR="00000000" w:rsidRPr="00000000">
              <w:rPr>
                <w:b w:val="1"/>
                <w:bCs w:val="1"/>
                <w:rtl w:val="0"/>
              </w:rPr>
              <w:t xml:space="preserve">271121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9">
            <w:pPr>
              <w:rPr/>
            </w:pPr>
            <w:r w:rsidDel="00000000" w:rsidR="00000000" w:rsidRPr="00000000">
              <w:rPr>
                <w:rtl w:val="0"/>
              </w:rPr>
              <w:t xml:space="preserve">Natural gas in gaseous state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A">
            <w:pPr>
              <w:rPr/>
            </w:pPr>
            <w:r w:rsidDel="00000000" w:rsidR="00000000" w:rsidRPr="00000000">
              <w:rPr>
                <w:rtl w:val="0"/>
              </w:rPr>
              <w:t xml:space="preserve">Natural 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B">
            <w:pPr>
              <w:jc w:val="right"/>
              <w:rPr>
                <w:b w:val="1"/>
                <w:bCs w:val="1"/>
              </w:rPr>
            </w:pPr>
            <w:r w:rsidDel="00000000" w:rsidR="00000000" w:rsidRPr="00000000">
              <w:rPr>
                <w:b w:val="1"/>
                <w:bCs w:val="1"/>
                <w:rtl w:val="0"/>
              </w:rPr>
              <w:t xml:space="preserve">271129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C">
            <w:pPr>
              <w:rPr/>
            </w:pPr>
            <w:r w:rsidDel="00000000" w:rsidR="00000000" w:rsidRPr="00000000">
              <w:rPr>
                <w:rtl w:val="0"/>
              </w:rPr>
              <w:t xml:space="preserve">Other petroleum gases in gaseous state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D">
            <w:pPr>
              <w:rPr/>
            </w:pPr>
            <w:r w:rsidDel="00000000" w:rsidR="00000000" w:rsidRPr="00000000">
              <w:rPr>
                <w:rtl w:val="0"/>
              </w:rPr>
              <w:t xml:space="preserve">Petroleum coke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E">
            <w:pPr>
              <w:jc w:val="right"/>
              <w:rPr>
                <w:b w:val="1"/>
                <w:bCs w:val="1"/>
              </w:rPr>
            </w:pPr>
            <w:r w:rsidDel="00000000" w:rsidR="00000000" w:rsidRPr="00000000">
              <w:rPr>
                <w:b w:val="1"/>
                <w:bCs w:val="1"/>
                <w:rtl w:val="0"/>
              </w:rPr>
              <w:t xml:space="preserve">271311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F">
            <w:pPr>
              <w:rPr/>
            </w:pPr>
            <w:r w:rsidDel="00000000" w:rsidR="00000000" w:rsidRPr="00000000">
              <w:rPr>
                <w:rtl w:val="0"/>
              </w:rPr>
              <w:t xml:space="preserve">Petroleum coke, not calcined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0">
            <w:pPr>
              <w:rPr/>
            </w:pPr>
            <w:r w:rsidDel="00000000" w:rsidR="00000000" w:rsidRPr="00000000">
              <w:rPr>
                <w:rtl w:val="0"/>
              </w:rPr>
              <w:t xml:space="preserve">Electricity</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1">
            <w:pPr>
              <w:jc w:val="right"/>
              <w:rPr>
                <w:b w:val="1"/>
                <w:bCs w:val="1"/>
              </w:rPr>
            </w:pPr>
            <w:r w:rsidDel="00000000" w:rsidR="00000000" w:rsidRPr="00000000">
              <w:rPr>
                <w:b w:val="1"/>
                <w:bCs w:val="1"/>
                <w:rtl w:val="0"/>
              </w:rPr>
              <w:t xml:space="preserve">271600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2">
            <w:pPr>
              <w:rPr/>
            </w:pPr>
            <w:r w:rsidDel="00000000" w:rsidR="00000000" w:rsidRPr="00000000">
              <w:rPr>
                <w:rtl w:val="0"/>
              </w:rPr>
              <w:t xml:space="preserve">Electrical energy</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3">
            <w:pPr>
              <w:rPr/>
            </w:pPr>
            <w:r w:rsidDel="00000000" w:rsidR="00000000" w:rsidRPr="00000000">
              <w:rPr>
                <w:rtl w:val="0"/>
              </w:rPr>
              <w:t xml:space="preserve">Nuclear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4">
            <w:pPr>
              <w:jc w:val="right"/>
              <w:rPr>
                <w:b w:val="1"/>
                <w:bCs w:val="1"/>
              </w:rPr>
            </w:pPr>
            <w:r w:rsidDel="00000000" w:rsidR="00000000" w:rsidRPr="00000000">
              <w:rPr>
                <w:b w:val="1"/>
                <w:bCs w:val="1"/>
                <w:rtl w:val="0"/>
              </w:rPr>
              <w:t xml:space="preserve">284410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5">
            <w:pPr>
              <w:rPr/>
            </w:pPr>
            <w:r w:rsidDel="00000000" w:rsidR="00000000" w:rsidRPr="00000000">
              <w:rPr>
                <w:rtl w:val="0"/>
              </w:rPr>
              <w:t xml:space="preserve">Natural uranium and compounds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6">
            <w:pPr>
              <w:rPr/>
            </w:pPr>
            <w:r w:rsidDel="00000000" w:rsidR="00000000" w:rsidRPr="00000000">
              <w:rPr>
                <w:rtl w:val="0"/>
              </w:rPr>
              <w:t xml:space="preserve">Nuclear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7">
            <w:pPr>
              <w:jc w:val="right"/>
              <w:rPr>
                <w:b w:val="1"/>
                <w:bCs w:val="1"/>
              </w:rPr>
            </w:pPr>
            <w:r w:rsidDel="00000000" w:rsidR="00000000" w:rsidRPr="00000000">
              <w:rPr>
                <w:b w:val="1"/>
                <w:bCs w:val="1"/>
                <w:rtl w:val="0"/>
              </w:rPr>
              <w:t xml:space="preserve">284420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8">
            <w:pPr>
              <w:rPr/>
            </w:pPr>
            <w:r w:rsidDel="00000000" w:rsidR="00000000" w:rsidRPr="00000000">
              <w:rPr>
                <w:rtl w:val="0"/>
              </w:rPr>
              <w:t xml:space="preserve">Enriched uranium/plutonium and compounds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9">
            <w:pPr>
              <w:rPr/>
            </w:pPr>
            <w:r w:rsidDel="00000000" w:rsidR="00000000" w:rsidRPr="00000000">
              <w:rPr>
                <w:rtl w:val="0"/>
              </w:rPr>
              <w:t xml:space="preserve">Biodiesel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A">
            <w:pPr>
              <w:jc w:val="right"/>
              <w:rPr>
                <w:b w:val="1"/>
                <w:bCs w:val="1"/>
              </w:rPr>
            </w:pPr>
            <w:r w:rsidDel="00000000" w:rsidR="00000000" w:rsidRPr="00000000">
              <w:rPr>
                <w:b w:val="1"/>
                <w:bCs w:val="1"/>
                <w:rtl w:val="0"/>
              </w:rPr>
              <w:t xml:space="preserve">382600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B">
            <w:pPr>
              <w:rPr/>
            </w:pPr>
            <w:r w:rsidDel="00000000" w:rsidR="00000000" w:rsidRPr="00000000">
              <w:rPr>
                <w:rtl w:val="0"/>
              </w:rPr>
              <w:t xml:space="preserve">Biodiesel and mixtures thereof</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C">
            <w:pPr>
              <w:rPr/>
            </w:pPr>
            <w:r w:rsidDel="00000000" w:rsidR="00000000" w:rsidRPr="00000000">
              <w:rPr>
                <w:rtl w:val="0"/>
              </w:rPr>
              <w:t xml:space="preserve">Biomass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D">
            <w:pPr>
              <w:jc w:val="right"/>
              <w:rPr>
                <w:b w:val="1"/>
                <w:bCs w:val="1"/>
              </w:rPr>
            </w:pPr>
            <w:r w:rsidDel="00000000" w:rsidR="00000000" w:rsidRPr="00000000">
              <w:rPr>
                <w:b w:val="1"/>
                <w:bCs w:val="1"/>
                <w:rtl w:val="0"/>
              </w:rPr>
              <w:t xml:space="preserve">440111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E">
            <w:pPr>
              <w:rPr/>
            </w:pPr>
            <w:r w:rsidDel="00000000" w:rsidR="00000000" w:rsidRPr="00000000">
              <w:rPr>
                <w:rtl w:val="0"/>
              </w:rPr>
              <w:t xml:space="preserve">Coniferous fuel wood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F">
            <w:pPr>
              <w:rPr/>
            </w:pPr>
            <w:r w:rsidDel="00000000" w:rsidR="00000000" w:rsidRPr="00000000">
              <w:rPr>
                <w:rtl w:val="0"/>
              </w:rPr>
              <w:t xml:space="preserve">Biomass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0">
            <w:pPr>
              <w:jc w:val="right"/>
              <w:rPr>
                <w:b w:val="1"/>
                <w:bCs w:val="1"/>
              </w:rPr>
            </w:pPr>
            <w:r w:rsidDel="00000000" w:rsidR="00000000" w:rsidRPr="00000000">
              <w:rPr>
                <w:b w:val="1"/>
                <w:bCs w:val="1"/>
                <w:rtl w:val="0"/>
              </w:rPr>
              <w:t xml:space="preserve">440112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1">
            <w:pPr>
              <w:rPr/>
            </w:pPr>
            <w:r w:rsidDel="00000000" w:rsidR="00000000" w:rsidRPr="00000000">
              <w:rPr>
                <w:rtl w:val="0"/>
              </w:rPr>
              <w:t xml:space="preserve">Non-coniferous fuel wood</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2">
            <w:pPr>
              <w:rPr/>
            </w:pPr>
            <w:r w:rsidDel="00000000" w:rsidR="00000000" w:rsidRPr="00000000">
              <w:rPr>
                <w:rtl w:val="0"/>
              </w:rPr>
              <w:t xml:space="preserve">Biomass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3">
            <w:pPr>
              <w:jc w:val="right"/>
              <w:rPr>
                <w:b w:val="1"/>
                <w:bCs w:val="1"/>
              </w:rPr>
            </w:pPr>
            <w:r w:rsidDel="00000000" w:rsidR="00000000" w:rsidRPr="00000000">
              <w:rPr>
                <w:b w:val="1"/>
                <w:bCs w:val="1"/>
                <w:rtl w:val="0"/>
              </w:rPr>
              <w:t xml:space="preserve">440131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4">
            <w:pPr>
              <w:rPr/>
            </w:pPr>
            <w:r w:rsidDel="00000000" w:rsidR="00000000" w:rsidRPr="00000000">
              <w:rPr>
                <w:rtl w:val="0"/>
              </w:rPr>
              <w:t xml:space="preserve">Wood pellets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5">
            <w:pPr>
              <w:rPr/>
            </w:pPr>
            <w:r w:rsidDel="00000000" w:rsidR="00000000" w:rsidRPr="00000000">
              <w:rPr>
                <w:rtl w:val="0"/>
              </w:rPr>
              <w:t xml:space="preserve">Biomass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6">
            <w:pPr>
              <w:jc w:val="right"/>
              <w:rPr>
                <w:b w:val="1"/>
                <w:bCs w:val="1"/>
              </w:rPr>
            </w:pPr>
            <w:r w:rsidDel="00000000" w:rsidR="00000000" w:rsidRPr="00000000">
              <w:rPr>
                <w:b w:val="1"/>
                <w:bCs w:val="1"/>
                <w:rtl w:val="0"/>
              </w:rPr>
              <w:t xml:space="preserve">440132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7">
            <w:pPr>
              <w:rPr/>
            </w:pPr>
            <w:r w:rsidDel="00000000" w:rsidR="00000000" w:rsidRPr="00000000">
              <w:rPr>
                <w:rtl w:val="0"/>
              </w:rPr>
              <w:t xml:space="preserve">Wood briquettes</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8">
            <w:pPr>
              <w:rPr/>
            </w:pPr>
            <w:r w:rsidDel="00000000" w:rsidR="00000000" w:rsidRPr="00000000">
              <w:rPr>
                <w:rtl w:val="0"/>
              </w:rPr>
              <w:t xml:space="preserve">Charcoal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9">
            <w:pPr>
              <w:jc w:val="right"/>
              <w:rPr>
                <w:b w:val="1"/>
                <w:bCs w:val="1"/>
              </w:rPr>
            </w:pPr>
            <w:r w:rsidDel="00000000" w:rsidR="00000000" w:rsidRPr="00000000">
              <w:rPr>
                <w:b w:val="1"/>
                <w:bCs w:val="1"/>
                <w:rtl w:val="0"/>
              </w:rPr>
              <w:t xml:space="preserve">440210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A">
            <w:pPr>
              <w:rPr/>
            </w:pPr>
            <w:r w:rsidDel="00000000" w:rsidR="00000000" w:rsidRPr="00000000">
              <w:rPr>
                <w:rtl w:val="0"/>
              </w:rPr>
              <w:t xml:space="preserve">Bamboo charcoal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B">
            <w:pPr>
              <w:rPr/>
            </w:pPr>
            <w:r w:rsidDel="00000000" w:rsidR="00000000" w:rsidRPr="00000000">
              <w:rPr>
                <w:rtl w:val="0"/>
              </w:rPr>
              <w:t xml:space="preserve">Charcoal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C">
            <w:pPr>
              <w:jc w:val="right"/>
              <w:rPr>
                <w:b w:val="1"/>
                <w:bCs w:val="1"/>
              </w:rPr>
            </w:pPr>
            <w:r w:rsidDel="00000000" w:rsidR="00000000" w:rsidRPr="00000000">
              <w:rPr>
                <w:b w:val="1"/>
                <w:bCs w:val="1"/>
                <w:rtl w:val="0"/>
              </w:rPr>
              <w:t xml:space="preserve">440220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D">
            <w:pPr>
              <w:rPr/>
            </w:pPr>
            <w:r w:rsidDel="00000000" w:rsidR="00000000" w:rsidRPr="00000000">
              <w:rPr>
                <w:rtl w:val="0"/>
              </w:rPr>
              <w:t xml:space="preserve">Shell/nut charcoal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E">
            <w:pPr>
              <w:rPr/>
            </w:pPr>
            <w:r w:rsidDel="00000000" w:rsidR="00000000" w:rsidRPr="00000000">
              <w:rPr>
                <w:rtl w:val="0"/>
              </w:rPr>
              <w:t xml:space="preserve">Charcoal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F">
            <w:pPr>
              <w:jc w:val="right"/>
              <w:rPr>
                <w:b w:val="1"/>
                <w:bCs w:val="1"/>
              </w:rPr>
            </w:pPr>
            <w:r w:rsidDel="00000000" w:rsidR="00000000" w:rsidRPr="00000000">
              <w:rPr>
                <w:b w:val="1"/>
                <w:bCs w:val="1"/>
                <w:rtl w:val="0"/>
              </w:rPr>
              <w:t xml:space="preserve">440290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0">
            <w:pPr>
              <w:rPr/>
            </w:pPr>
            <w:r w:rsidDel="00000000" w:rsidR="00000000" w:rsidRPr="00000000">
              <w:rPr>
                <w:rtl w:val="0"/>
              </w:rPr>
              <w:t xml:space="preserve">Other wood charcoal</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1">
            <w:pPr>
              <w:rPr/>
            </w:pPr>
            <w:r w:rsidDel="00000000" w:rsidR="00000000" w:rsidRPr="00000000">
              <w:rPr>
                <w:rtl w:val="0"/>
              </w:rPr>
              <w:t xml:space="preserve">Nuclear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2">
            <w:pPr>
              <w:jc w:val="right"/>
              <w:rPr>
                <w:b w:val="1"/>
                <w:bCs w:val="1"/>
              </w:rPr>
            </w:pPr>
            <w:r w:rsidDel="00000000" w:rsidR="00000000" w:rsidRPr="00000000">
              <w:rPr>
                <w:b w:val="1"/>
                <w:bCs w:val="1"/>
                <w:rtl w:val="0"/>
              </w:rPr>
              <w:t xml:space="preserve">840130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3">
            <w:pPr>
              <w:rPr/>
            </w:pPr>
            <w:r w:rsidDel="00000000" w:rsidR="00000000" w:rsidRPr="00000000">
              <w:rPr>
                <w:rtl w:val="0"/>
              </w:rPr>
              <w:t xml:space="preserve">Non-irradiated fuel elements for nuclear reactors</w:t>
            </w:r>
          </w:p>
        </w:tc>
      </w:tr>
    </w:tbl>
    <w:p w:rsidR="00000000" w:rsidDel="00000000" w:rsidP="00000000" w:rsidRDefault="00000000" w:rsidRPr="00000000" w14:paraId="00000304">
      <w:pPr>
        <w:jc w:val="both"/>
        <w:rPr/>
      </w:pPr>
      <w:r w:rsidDel="00000000" w:rsidR="00000000" w:rsidRPr="00000000">
        <w:rPr>
          <w:rtl w:val="0"/>
        </w:rPr>
      </w:r>
    </w:p>
    <w:p w:rsidR="00000000" w:rsidDel="00000000" w:rsidP="00000000" w:rsidRDefault="00000000" w:rsidRPr="00000000" w14:paraId="00000305">
      <w:pPr>
        <w:jc w:val="both"/>
        <w:rPr/>
      </w:pPr>
      <w:r w:rsidDel="00000000" w:rsidR="00000000" w:rsidRPr="00000000">
        <w:rPr>
          <w:rtl w:val="0"/>
        </w:rPr>
      </w:r>
    </w:p>
    <w:p w:rsidR="00000000" w:rsidDel="00000000" w:rsidP="00000000" w:rsidRDefault="00000000" w:rsidRPr="00000000" w14:paraId="00000306">
      <w:pPr>
        <w:jc w:val="both"/>
        <w:rPr/>
      </w:pPr>
      <w:r w:rsidDel="00000000" w:rsidR="00000000" w:rsidRPr="00000000">
        <w:rPr>
          <w:rtl w:val="0"/>
        </w:rPr>
        <w:t xml:space="preserve">The political stability of net importers and their partners is also considered. The supply of energy from politically unstable partners makes a net importer relatively more energy insecure. Moreover, a politically unstable net importer may attract a risk premium or less favourable contractual terms, or may be a lower priority for exporters during a crisis. The 2024 World Bank Worldwide Governance Indicators (WGI) political stability data provide an assessment of each country’s political stability. Countries without WGI data are excluded at this stage. In addition to an importer country’s political stability score out of 100, the political stability of a net importer’s trade partners—weighted by share of the above 31 categories—is considered.</w:t>
      </w:r>
    </w:p>
    <w:p w:rsidR="00000000" w:rsidDel="00000000" w:rsidP="00000000" w:rsidRDefault="00000000" w:rsidRPr="00000000" w14:paraId="00000307">
      <w:pPr>
        <w:jc w:val="both"/>
        <w:rPr/>
      </w:pPr>
      <w:r w:rsidDel="00000000" w:rsidR="00000000" w:rsidRPr="00000000">
        <w:rPr>
          <w:rtl w:val="0"/>
        </w:rPr>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center"/>
        <w:rPr/>
      </w:pPr>
      <w:sdt>
        <w:sdtPr>
          <w:id w:val="984168279"/>
          <w:tag w:val="goog_rdk_55"/>
        </w:sdtPr>
        <w:sdtContent>
          <w:r w:rsidDel="00000000" w:rsidR="00000000" w:rsidRPr="00000000">
            <w:rPr>
              <w:rFonts w:ascii="Gungsuh" w:cs="Gungsuh" w:eastAsia="Gungsuh" w:hAnsi="Gungsuh"/>
              <w:rtl w:val="0"/>
            </w:rPr>
            <w:t xml:space="preserve">Import reliance (I) = max[0, min(1, (Consumption − Production) / Consumption)]</w:t>
          </w:r>
        </w:sdtContent>
      </w:sdt>
    </w:p>
    <w:p w:rsidR="00000000" w:rsidDel="00000000" w:rsidP="00000000" w:rsidRDefault="00000000" w:rsidRPr="00000000" w14:paraId="0000030A">
      <w:pPr>
        <w:jc w:val="center"/>
        <w:rPr/>
      </w:pPr>
      <w:r w:rsidDel="00000000" w:rsidR="00000000" w:rsidRPr="00000000">
        <w:rPr>
          <w:rtl w:val="0"/>
        </w:rPr>
        <w:br w:type="textWrapping"/>
        <w:t xml:space="preserve">Import concentration (H) = Σ share of selected energy imports by value</w:t>
      </w:r>
      <w:r w:rsidDel="00000000" w:rsidR="00000000" w:rsidRPr="00000000">
        <w:rPr>
          <w:vertAlign w:val="subscript"/>
          <w:rtl w:val="0"/>
        </w:rPr>
        <w:t xml:space="preserve">j</w:t>
      </w:r>
      <w:r w:rsidDel="00000000" w:rsidR="00000000" w:rsidRPr="00000000">
        <w:rPr>
          <w:rtl w:val="0"/>
        </w:rPr>
        <w:t xml:space="preserve">²</w:t>
      </w:r>
    </w:p>
    <w:p w:rsidR="00000000" w:rsidDel="00000000" w:rsidP="00000000" w:rsidRDefault="00000000" w:rsidRPr="00000000" w14:paraId="0000030B">
      <w:pPr>
        <w:jc w:val="center"/>
        <w:rPr/>
      </w:pPr>
      <w:r w:rsidDel="00000000" w:rsidR="00000000" w:rsidRPr="00000000">
        <w:rPr>
          <w:rtl w:val="0"/>
        </w:rPr>
      </w:r>
    </w:p>
    <w:p w:rsidR="00000000" w:rsidDel="00000000" w:rsidP="00000000" w:rsidRDefault="00000000" w:rsidRPr="00000000" w14:paraId="0000030C">
      <w:pPr>
        <w:jc w:val="center"/>
        <w:rPr/>
      </w:pPr>
      <w:r w:rsidDel="00000000" w:rsidR="00000000" w:rsidRPr="00000000">
        <w:rPr>
          <w:rtl w:val="0"/>
        </w:rPr>
        <w:t xml:space="preserve">Domestic political stability (D) = WGI political stability / 100</w:t>
      </w:r>
    </w:p>
    <w:p w:rsidR="00000000" w:rsidDel="00000000" w:rsidP="00000000" w:rsidRDefault="00000000" w:rsidRPr="00000000" w14:paraId="0000030D">
      <w:pPr>
        <w:jc w:val="center"/>
        <w:rPr/>
      </w:pPr>
      <w:r w:rsidDel="00000000" w:rsidR="00000000" w:rsidRPr="00000000">
        <w:rPr>
          <w:rtl w:val="0"/>
        </w:rPr>
      </w:r>
    </w:p>
    <w:p w:rsidR="00000000" w:rsidDel="00000000" w:rsidP="00000000" w:rsidRDefault="00000000" w:rsidRPr="00000000" w14:paraId="0000030E">
      <w:pPr>
        <w:jc w:val="center"/>
        <w:rPr/>
      </w:pPr>
      <w:r w:rsidDel="00000000" w:rsidR="00000000" w:rsidRPr="00000000">
        <w:rPr>
          <w:rtl w:val="0"/>
        </w:rPr>
        <w:t xml:space="preserve">Import weighted political stability of energy exporters (S) = Σ(share of selected energy imports by </w:t>
      </w:r>
      <w:r w:rsidDel="00000000" w:rsidR="00000000" w:rsidRPr="00000000">
        <w:rPr>
          <w:rtl w:val="0"/>
        </w:rPr>
        <w:t xml:space="preserve">value</w:t>
      </w:r>
      <w:r w:rsidDel="00000000" w:rsidR="00000000" w:rsidRPr="00000000">
        <w:rPr>
          <w:vertAlign w:val="subscript"/>
          <w:rtl w:val="0"/>
        </w:rPr>
        <w:t xml:space="preserve">j</w:t>
      </w:r>
      <w:r w:rsidDel="00000000" w:rsidR="00000000" w:rsidRPr="00000000">
        <w:rPr>
          <w:rtl w:val="0"/>
        </w:rPr>
        <w:t xml:space="preserve"> × D</w:t>
      </w:r>
      <w:r w:rsidDel="00000000" w:rsidR="00000000" w:rsidRPr="00000000">
        <w:rPr>
          <w:vertAlign w:val="subscript"/>
          <w:rtl w:val="0"/>
        </w:rPr>
        <w:t xml:space="preserve">j</w:t>
      </w:r>
      <w:r w:rsidDel="00000000" w:rsidR="00000000" w:rsidRPr="00000000">
        <w:rPr>
          <w:rtl w:val="0"/>
        </w:rPr>
        <w:t xml:space="preserve">)</w:t>
      </w:r>
    </w:p>
    <w:p w:rsidR="00000000" w:rsidDel="00000000" w:rsidP="00000000" w:rsidRDefault="00000000" w:rsidRPr="00000000" w14:paraId="0000030F">
      <w:pPr>
        <w:jc w:val="center"/>
        <w:rPr/>
      </w:pPr>
      <w:r w:rsidDel="00000000" w:rsidR="00000000" w:rsidRPr="00000000">
        <w:rPr>
          <w:rtl w:val="0"/>
        </w:rPr>
      </w:r>
    </w:p>
    <w:p w:rsidR="00000000" w:rsidDel="00000000" w:rsidP="00000000" w:rsidRDefault="00000000" w:rsidRPr="00000000" w14:paraId="00000310">
      <w:pPr>
        <w:jc w:val="center"/>
        <w:rPr/>
      </w:pPr>
      <w:r w:rsidDel="00000000" w:rsidR="00000000" w:rsidRPr="00000000">
        <w:rPr>
          <w:rtl w:val="0"/>
        </w:rPr>
        <w:t xml:space="preserve">Component 3</w:t>
      </w:r>
      <w:sdt>
        <w:sdtPr>
          <w:id w:val="1257246201"/>
          <w:tag w:val="goog_rdk_56"/>
        </w:sdtPr>
        <w:sdtContent>
          <w:r w:rsidDel="00000000" w:rsidR="00000000" w:rsidRPr="00000000">
            <w:rPr>
              <w:rFonts w:ascii="Gungsuh" w:cs="Gungsuh" w:eastAsia="Gungsuh" w:hAnsi="Gungsuh"/>
              <w:rtl w:val="0"/>
            </w:rPr>
            <w:t xml:space="preserve"> = 100 × [1 − I × (0.40 + 0.20H + 0.20(1 − D) + 0.20(1 − S))]</w:t>
          </w:r>
        </w:sdtContent>
      </w:sdt>
    </w:p>
    <w:p w:rsidR="00000000" w:rsidDel="00000000" w:rsidP="00000000" w:rsidRDefault="00000000" w:rsidRPr="00000000" w14:paraId="00000311">
      <w:pPr>
        <w:jc w:val="both"/>
        <w:rPr>
          <w:sz w:val="21"/>
          <w:szCs w:val="21"/>
        </w:rPr>
      </w:pPr>
      <w:r w:rsidDel="00000000" w:rsidR="00000000" w:rsidRPr="00000000">
        <w:rPr>
          <w:rtl w:val="0"/>
        </w:rPr>
      </w:r>
    </w:p>
    <w:p w:rsidR="00000000" w:rsidDel="00000000" w:rsidP="00000000" w:rsidRDefault="00000000" w:rsidRPr="00000000" w14:paraId="00000312">
      <w:pPr>
        <w:jc w:val="both"/>
        <w:rPr/>
      </w:pPr>
      <w:sdt>
        <w:sdtPr>
          <w:id w:val="-354732079"/>
          <w:tag w:val="goog_rdk_57"/>
        </w:sdtPr>
        <w:sdtContent>
          <w:r w:rsidDel="00000000" w:rsidR="00000000" w:rsidRPr="00000000">
            <w:rPr>
              <w:rFonts w:ascii="Gungsuh" w:cs="Gungsuh" w:eastAsia="Gungsuh" w:hAnsi="Gungsuh"/>
              <w:rtl w:val="0"/>
            </w:rPr>
            <w:t xml:space="preserve">The bracketed term, 0.40 + 0.20H + 0.20(1 − D) + 0.20(1 − S), is the import-risk factor (R). Shares are calculated over imports of the 31 categories in Table 2 from identifiable trade partners (excluding 'Other Asia, nes'). For S, shares are calculated over suppliers with WGI data.</w:t>
          </w:r>
        </w:sdtContent>
      </w:sdt>
    </w:p>
    <w:p w:rsidR="00000000" w:rsidDel="00000000" w:rsidP="00000000" w:rsidRDefault="00000000" w:rsidRPr="00000000" w14:paraId="00000313">
      <w:pPr>
        <w:jc w:val="both"/>
        <w:rPr/>
      </w:pPr>
      <w:r w:rsidDel="00000000" w:rsidR="00000000" w:rsidRPr="00000000">
        <w:rPr>
          <w:rtl w:val="0"/>
        </w:rPr>
      </w:r>
    </w:p>
    <w:p w:rsidR="00000000" w:rsidDel="00000000" w:rsidP="00000000" w:rsidRDefault="00000000" w:rsidRPr="00000000" w14:paraId="00000314">
      <w:pPr>
        <w:pStyle w:val="Heading2"/>
        <w:rPr/>
      </w:pPr>
      <w:bookmarkStart w:colFirst="0" w:colLast="0" w:name="_heading=h.m2jttjgf0nfl" w:id="10"/>
      <w:bookmarkEnd w:id="10"/>
      <w:r w:rsidDel="00000000" w:rsidR="00000000" w:rsidRPr="00000000">
        <w:rPr>
          <w:rtl w:val="0"/>
        </w:rPr>
        <w:t xml:space="preserve">Component 4 – Ability to pay</w:t>
      </w:r>
    </w:p>
    <w:p w:rsidR="00000000" w:rsidDel="00000000" w:rsidP="00000000" w:rsidRDefault="00000000" w:rsidRPr="00000000" w14:paraId="00000315">
      <w:pPr>
        <w:jc w:val="both"/>
        <w:rPr/>
      </w:pPr>
      <w:r w:rsidDel="00000000" w:rsidR="00000000" w:rsidRPr="00000000">
        <w:rPr>
          <w:rtl w:val="0"/>
        </w:rPr>
        <w:t xml:space="preserve">Component 4 measures a country’s ability to pay for energy in a global market. Physical fuel sources are liquid commodities, and global shortages force the citizens of different countries to effectively bid against each other to acquire a scarce resource. Though they produce a surplus of energy, net energy exporters should not be excluded from this calculation because, in the event of a catastrophic pause to domestic energy production, they would need to purchase energy on the global market. Component 4 thus represents the hypothetical ability to acquire energy, if needed. Moreover, an economy-wide measure of net energy exports does not consider specific vulnerabilities. Due to Australia’s large natural gas exports, the country is a net energy exporter. However, Australia has only two fuel refineries and thus imports most of its liquid fuels. Component 4 thus reflects the population of Australia’s ability to acquire fuel in the international market, even when the country is an energy net exporter.</w:t>
      </w:r>
    </w:p>
    <w:p w:rsidR="00000000" w:rsidDel="00000000" w:rsidP="00000000" w:rsidRDefault="00000000" w:rsidRPr="00000000" w14:paraId="00000316">
      <w:pPr>
        <w:jc w:val="both"/>
        <w:rPr/>
      </w:pPr>
      <w:r w:rsidDel="00000000" w:rsidR="00000000" w:rsidRPr="00000000">
        <w:rPr>
          <w:rtl w:val="0"/>
        </w:rPr>
      </w:r>
    </w:p>
    <w:p w:rsidR="00000000" w:rsidDel="00000000" w:rsidP="00000000" w:rsidRDefault="00000000" w:rsidRPr="00000000" w14:paraId="00000317">
      <w:pPr>
        <w:jc w:val="both"/>
        <w:rPr/>
      </w:pPr>
      <w:r w:rsidDel="00000000" w:rsidR="00000000" w:rsidRPr="00000000">
        <w:rPr>
          <w:rtl w:val="0"/>
        </w:rPr>
        <w:t xml:space="preserve">A country’s per capita Gross Domestic Product (GDP) is used as a proxy for a country’s ability to pay. GDP per capita provides a widely reported and widely used estimate of the goods and services that a country produces each year, while also taking into account the size of a country’s population. Ability to pay is thus conceptualized not as surplus personal income but, rather, the ability of a country to exchange its goods and services for energy resources in a period of crisis. Data for GDP per capita is sourced from the 2024 World Bank data, in 2015 constant US dollars.</w:t>
      </w:r>
    </w:p>
    <w:p w:rsidR="00000000" w:rsidDel="00000000" w:rsidP="00000000" w:rsidRDefault="00000000" w:rsidRPr="00000000" w14:paraId="00000318">
      <w:pPr>
        <w:jc w:val="both"/>
        <w:rPr/>
      </w:pPr>
      <w:r w:rsidDel="00000000" w:rsidR="00000000" w:rsidRPr="00000000">
        <w:rPr>
          <w:rtl w:val="0"/>
        </w:rPr>
      </w:r>
    </w:p>
    <w:p w:rsidR="00000000" w:rsidDel="00000000" w:rsidP="00000000" w:rsidRDefault="00000000" w:rsidRPr="00000000" w14:paraId="00000319">
      <w:pPr>
        <w:jc w:val="both"/>
        <w:rPr/>
      </w:pPr>
      <w:r w:rsidDel="00000000" w:rsidR="00000000" w:rsidRPr="00000000">
        <w:rPr>
          <w:rtl w:val="0"/>
        </w:rPr>
        <w:t xml:space="preserve">To reduce distortions associated with a small number of countries having very high GDP per capita, a logarithmic transformation is applied to the data. To reflect the competitive nature of the price mechanism, countries are then ranked from highest to lowest by calculating the difference between a country’s score and the lowest score (Burundi), divided by the difference between the highest score (Bermuda) and the lowest score (Burundi). This produces a distribution of scores from 100 to 0.</w:t>
      </w:r>
    </w:p>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jc w:val="center"/>
        <w:rPr/>
      </w:pPr>
      <w:r w:rsidDel="00000000" w:rsidR="00000000" w:rsidRPr="00000000">
        <w:rPr>
          <w:rtl w:val="0"/>
        </w:rPr>
        <w:t xml:space="preserve">Component 4 = 100 × [ln(GDPpc</w:t>
      </w:r>
      <w:r w:rsidDel="00000000" w:rsidR="00000000" w:rsidRPr="00000000">
        <w:rPr>
          <w:vertAlign w:val="subscript"/>
          <w:rtl w:val="0"/>
        </w:rPr>
        <w:t xml:space="preserve">i</w:t>
      </w:r>
      <w:sdt>
        <w:sdtPr>
          <w:id w:val="1182173348"/>
          <w:tag w:val="goog_rdk_58"/>
        </w:sdtPr>
        <w:sdtContent>
          <w:r w:rsidDel="00000000" w:rsidR="00000000" w:rsidRPr="00000000">
            <w:rPr>
              <w:rFonts w:ascii="Gungsuh" w:cs="Gungsuh" w:eastAsia="Gungsuh" w:hAnsi="Gungsuh"/>
              <w:rtl w:val="0"/>
            </w:rPr>
            <w:t xml:space="preserve">) − ln(GDPpc</w:t>
          </w:r>
        </w:sdtContent>
      </w:sdt>
      <w:r w:rsidDel="00000000" w:rsidR="00000000" w:rsidRPr="00000000">
        <w:rPr>
          <w:vertAlign w:val="subscript"/>
          <w:rtl w:val="0"/>
        </w:rPr>
        <w:t xml:space="preserve">min</w:t>
      </w:r>
      <w:r w:rsidDel="00000000" w:rsidR="00000000" w:rsidRPr="00000000">
        <w:rPr>
          <w:rtl w:val="0"/>
        </w:rPr>
        <w:t xml:space="preserve">)] / [ln(GDPpc</w:t>
      </w:r>
      <w:r w:rsidDel="00000000" w:rsidR="00000000" w:rsidRPr="00000000">
        <w:rPr>
          <w:vertAlign w:val="subscript"/>
          <w:rtl w:val="0"/>
        </w:rPr>
        <w:t xml:space="preserve">max</w:t>
      </w:r>
      <w:sdt>
        <w:sdtPr>
          <w:id w:val="-756868905"/>
          <w:tag w:val="goog_rdk_59"/>
        </w:sdtPr>
        <w:sdtContent>
          <w:r w:rsidDel="00000000" w:rsidR="00000000" w:rsidRPr="00000000">
            <w:rPr>
              <w:rFonts w:ascii="Gungsuh" w:cs="Gungsuh" w:eastAsia="Gungsuh" w:hAnsi="Gungsuh"/>
              <w:rtl w:val="0"/>
            </w:rPr>
            <w:t xml:space="preserve">) − ln(GDPpc</w:t>
          </w:r>
        </w:sdtContent>
      </w:sdt>
      <w:r w:rsidDel="00000000" w:rsidR="00000000" w:rsidRPr="00000000">
        <w:rPr>
          <w:vertAlign w:val="subscript"/>
          <w:rtl w:val="0"/>
        </w:rPr>
        <w:t xml:space="preserve">min</w:t>
      </w:r>
      <w:r w:rsidDel="00000000" w:rsidR="00000000" w:rsidRPr="00000000">
        <w:rPr>
          <w:rtl w:val="0"/>
        </w:rPr>
        <w:t xml:space="preserve">)]</w:t>
      </w:r>
    </w:p>
    <w:p w:rsidR="00000000" w:rsidDel="00000000" w:rsidP="00000000" w:rsidRDefault="00000000" w:rsidRPr="00000000" w14:paraId="0000031C">
      <w:pPr>
        <w:jc w:val="both"/>
        <w:rPr/>
      </w:pPr>
      <w:r w:rsidDel="00000000" w:rsidR="00000000" w:rsidRPr="00000000">
        <w:rPr>
          <w:rtl w:val="0"/>
        </w:rPr>
      </w:r>
    </w:p>
    <w:p w:rsidR="00000000" w:rsidDel="00000000" w:rsidP="00000000" w:rsidRDefault="00000000" w:rsidRPr="00000000" w14:paraId="0000031D">
      <w:pPr>
        <w:jc w:val="both"/>
        <w:rPr/>
      </w:pPr>
      <w:r w:rsidDel="00000000" w:rsidR="00000000" w:rsidRPr="00000000">
        <w:rPr>
          <w:rtl w:val="0"/>
        </w:rPr>
        <w:t xml:space="preserve">The final Energy Security Index score for any given country is the average of all four components:</w:t>
      </w:r>
    </w:p>
    <w:p w:rsidR="00000000" w:rsidDel="00000000" w:rsidP="00000000" w:rsidRDefault="00000000" w:rsidRPr="00000000" w14:paraId="0000031E">
      <w:pPr>
        <w:jc w:val="both"/>
        <w:rPr/>
      </w:pPr>
      <w:r w:rsidDel="00000000" w:rsidR="00000000" w:rsidRPr="00000000">
        <w:rPr>
          <w:rtl w:val="0"/>
        </w:rPr>
      </w:r>
    </w:p>
    <w:p w:rsidR="00000000" w:rsidDel="00000000" w:rsidP="00000000" w:rsidRDefault="00000000" w:rsidRPr="00000000" w14:paraId="0000031F">
      <w:pPr>
        <w:ind w:left="0" w:firstLine="0"/>
        <w:jc w:val="center"/>
        <w:rPr/>
      </w:pPr>
      <w:r w:rsidDel="00000000" w:rsidR="00000000" w:rsidRPr="00000000">
        <w:rPr>
          <w:rtl w:val="0"/>
        </w:rPr>
        <w:t xml:space="preserve">Energy Security Index = (Component 1 + Component 2 + Component 3 + Component 4) / 4 </w:t>
      </w:r>
    </w:p>
    <w:p w:rsidR="00000000" w:rsidDel="00000000" w:rsidP="00000000" w:rsidRDefault="00000000" w:rsidRPr="00000000" w14:paraId="00000320">
      <w:pPr>
        <w:jc w:val="center"/>
        <w:rPr/>
      </w:pPr>
      <w:r w:rsidDel="00000000" w:rsidR="00000000" w:rsidRPr="00000000">
        <w:rPr>
          <w:rtl w:val="0"/>
        </w:rPr>
      </w:r>
    </w:p>
    <w:p w:rsidR="00000000" w:rsidDel="00000000" w:rsidP="00000000" w:rsidRDefault="00000000" w:rsidRPr="00000000" w14:paraId="00000321">
      <w:pPr>
        <w:jc w:val="center"/>
        <w:rPr/>
      </w:pPr>
      <w:r w:rsidDel="00000000" w:rsidR="00000000" w:rsidRPr="00000000">
        <w:rPr>
          <w:rtl w:val="0"/>
        </w:rPr>
      </w:r>
    </w:p>
    <w:p w:rsidR="00000000" w:rsidDel="00000000" w:rsidP="00000000" w:rsidRDefault="00000000" w:rsidRPr="00000000" w14:paraId="00000322">
      <w:pPr>
        <w:jc w:val="center"/>
        <w:rPr/>
      </w:pPr>
      <w:r w:rsidDel="00000000" w:rsidR="00000000" w:rsidRPr="00000000">
        <w:rPr>
          <w:rtl w:val="0"/>
        </w:rPr>
      </w:r>
    </w:p>
    <w:p w:rsidR="00000000" w:rsidDel="00000000" w:rsidP="00000000" w:rsidRDefault="00000000" w:rsidRPr="00000000" w14:paraId="00000323">
      <w:pPr>
        <w:jc w:val="center"/>
        <w:rPr/>
      </w:pPr>
      <w:r w:rsidDel="00000000" w:rsidR="00000000" w:rsidRPr="00000000">
        <w:rPr>
          <w:rtl w:val="0"/>
        </w:rPr>
      </w:r>
    </w:p>
    <w:p w:rsidR="00000000" w:rsidDel="00000000" w:rsidP="00000000" w:rsidRDefault="00000000" w:rsidRPr="00000000" w14:paraId="00000324">
      <w:pPr>
        <w:jc w:val="center"/>
        <w:rPr/>
      </w:pPr>
      <w:r w:rsidDel="00000000" w:rsidR="00000000" w:rsidRPr="00000000">
        <w:rPr>
          <w:rtl w:val="0"/>
        </w:rPr>
      </w:r>
    </w:p>
    <w:p w:rsidR="00000000" w:rsidDel="00000000" w:rsidP="00000000" w:rsidRDefault="00000000" w:rsidRPr="00000000" w14:paraId="00000325">
      <w:pPr>
        <w:jc w:val="center"/>
        <w:rPr/>
      </w:pPr>
      <w:r w:rsidDel="00000000" w:rsidR="00000000" w:rsidRPr="00000000">
        <w:rPr>
          <w:rtl w:val="0"/>
        </w:rPr>
      </w:r>
    </w:p>
    <w:p w:rsidR="00000000" w:rsidDel="00000000" w:rsidP="00000000" w:rsidRDefault="00000000" w:rsidRPr="00000000" w14:paraId="00000326">
      <w:pPr>
        <w:jc w:val="center"/>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r>
    </w:p>
    <w:p w:rsidR="00000000" w:rsidDel="00000000" w:rsidP="00000000" w:rsidRDefault="00000000" w:rsidRPr="00000000" w14:paraId="00000328">
      <w:pPr>
        <w:jc w:val="center"/>
        <w:rPr/>
      </w:pPr>
      <w:r w:rsidDel="00000000" w:rsidR="00000000" w:rsidRPr="00000000">
        <w:rPr>
          <w:rtl w:val="0"/>
        </w:rPr>
      </w:r>
    </w:p>
    <w:p w:rsidR="00000000" w:rsidDel="00000000" w:rsidP="00000000" w:rsidRDefault="00000000" w:rsidRPr="00000000" w14:paraId="00000329">
      <w:pPr>
        <w:jc w:val="center"/>
        <w:rPr/>
      </w:pPr>
      <w:r w:rsidDel="00000000" w:rsidR="00000000" w:rsidRPr="00000000">
        <w:rPr>
          <w:rtl w:val="0"/>
        </w:rPr>
      </w:r>
    </w:p>
    <w:p w:rsidR="00000000" w:rsidDel="00000000" w:rsidP="00000000" w:rsidRDefault="00000000" w:rsidRPr="00000000" w14:paraId="0000032A">
      <w:pPr>
        <w:pStyle w:val="Heading1"/>
        <w:rPr>
          <w:sz w:val="28"/>
          <w:szCs w:val="28"/>
        </w:rPr>
      </w:pPr>
      <w:r w:rsidDel="00000000" w:rsidR="00000000" w:rsidRPr="00000000">
        <w:rPr>
          <w:sz w:val="28"/>
          <w:szCs w:val="28"/>
          <w:rtl w:val="0"/>
        </w:rPr>
        <w:t xml:space="preserve">Worked Example Appendix – United Kingdom</w:t>
      </w:r>
    </w:p>
    <w:p w:rsidR="00000000" w:rsidDel="00000000" w:rsidP="00000000" w:rsidRDefault="00000000" w:rsidRPr="00000000" w14:paraId="0000032B">
      <w:pPr>
        <w:rPr/>
      </w:pPr>
      <w:r w:rsidDel="00000000" w:rsidR="00000000" w:rsidRPr="00000000">
        <w:rPr>
          <w:rtl w:val="0"/>
        </w:rPr>
        <w:t xml:space="preserve">The calculations below illustrate the United Kingdom values used in the Global Energy Security Index 2026. Each component shows the source inputs, intermediate calculations, and final component score.</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Component 1 – Dispatchability</w:t>
      </w:r>
    </w:p>
    <w:p w:rsidR="00000000" w:rsidDel="00000000" w:rsidP="00000000" w:rsidRDefault="00000000" w:rsidRPr="00000000" w14:paraId="0000032E">
      <w:pPr>
        <w:rPr/>
      </w:pPr>
      <w:r w:rsidDel="00000000" w:rsidR="00000000" w:rsidRPr="00000000">
        <w:rPr>
          <w:rtl w:val="0"/>
        </w:rPr>
        <w:t xml:space="preserve">Calculations begin with total 2024 electricity generation removing wind, solar, and tide and wave generation from the numerator. Hydroelectric generation and every other dispatchable source remain included in the numerator and denominator.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jc w:val="center"/>
        <w:rPr>
          <w:b w:val="1"/>
          <w:bCs w:val="1"/>
          <w:u w:val="single"/>
        </w:rPr>
      </w:pPr>
      <w:r w:rsidDel="00000000" w:rsidR="00000000" w:rsidRPr="00000000">
        <w:rPr>
          <w:b w:val="1"/>
          <w:bCs w:val="1"/>
          <w:u w:val="single"/>
          <w:rtl w:val="0"/>
        </w:rPr>
        <w:t xml:space="preserve">Table 3. UK Component 1 inputs (EIA, 2024)</w:t>
      </w:r>
    </w:p>
    <w:p w:rsidR="00000000" w:rsidDel="00000000" w:rsidP="00000000" w:rsidRDefault="00000000" w:rsidRPr="00000000" w14:paraId="00000331">
      <w:pPr>
        <w:rPr/>
      </w:pPr>
      <w:r w:rsidDel="00000000" w:rsidR="00000000" w:rsidRPr="00000000">
        <w:rPr>
          <w:rtl w:val="0"/>
        </w:rPr>
      </w:r>
    </w:p>
    <w:sdt>
      <w:sdtPr>
        <w:lock w:val="contentLocked"/>
        <w:id w:val="-699712995"/>
        <w:tag w:val="goog_rdk_60"/>
      </w:sdtPr>
      <w:sdtContent>
        <w:tbl>
          <w:tblPr>
            <w:tblStyle w:val="Table3"/>
            <w:tblW w:w="9440.0" w:type="dxa"/>
            <w:jc w:val="left"/>
            <w:tblLayout w:type="fixed"/>
            <w:tblLook w:val="0400"/>
          </w:tblPr>
          <w:tblGrid>
            <w:gridCol w:w="5040"/>
            <w:gridCol w:w="4400"/>
            <w:tblGridChange w:id="0">
              <w:tblGrid>
                <w:gridCol w:w="5040"/>
                <w:gridCol w:w="4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32">
                <w:pPr>
                  <w:spacing w:line="240" w:lineRule="auto"/>
                  <w:jc w:val="center"/>
                  <w:rPr>
                    <w:b w:val="1"/>
                    <w:bCs w:val="1"/>
                  </w:rPr>
                </w:pPr>
                <w:r w:rsidDel="00000000" w:rsidR="00000000" w:rsidRPr="00000000">
                  <w:rPr>
                    <w:b w:val="1"/>
                    <w:bCs w:val="1"/>
                    <w:rtl w:val="0"/>
                  </w:rPr>
                  <w:t xml:space="preserve">Input</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333">
                <w:pPr>
                  <w:spacing w:line="240" w:lineRule="auto"/>
                  <w:jc w:val="center"/>
                  <w:rPr>
                    <w:b w:val="1"/>
                    <w:bCs w:val="1"/>
                  </w:rPr>
                </w:pPr>
                <w:r w:rsidDel="00000000" w:rsidR="00000000" w:rsidRPr="00000000">
                  <w:rPr>
                    <w:b w:val="1"/>
                    <w:bCs w:val="1"/>
                    <w:rtl w:val="0"/>
                  </w:rPr>
                  <w:t xml:space="preserve">2024 UK value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4">
                <w:pPr>
                  <w:spacing w:line="240" w:lineRule="auto"/>
                  <w:rPr/>
                </w:pPr>
                <w:r w:rsidDel="00000000" w:rsidR="00000000" w:rsidRPr="00000000">
                  <w:rPr>
                    <w:rtl w:val="0"/>
                  </w:rPr>
                  <w:t xml:space="preserve">Total electricity generation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35">
                <w:pPr>
                  <w:spacing w:line="240" w:lineRule="auto"/>
                  <w:jc w:val="right"/>
                  <w:rPr/>
                </w:pPr>
                <w:r w:rsidDel="00000000" w:rsidR="00000000" w:rsidRPr="00000000">
                  <w:rPr>
                    <w:rtl w:val="0"/>
                  </w:rPr>
                  <w:t xml:space="preserve">267.980273578 billion kWh</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6">
                <w:pPr>
                  <w:spacing w:line="240" w:lineRule="auto"/>
                  <w:rPr/>
                </w:pPr>
                <w:r w:rsidDel="00000000" w:rsidR="00000000" w:rsidRPr="00000000">
                  <w:rPr>
                    <w:rtl w:val="0"/>
                  </w:rPr>
                  <w:t xml:space="preserve">Wind generation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37">
                <w:pPr>
                  <w:spacing w:line="240" w:lineRule="auto"/>
                  <w:jc w:val="right"/>
                  <w:rPr/>
                </w:pPr>
                <w:r w:rsidDel="00000000" w:rsidR="00000000" w:rsidRPr="00000000">
                  <w:rPr>
                    <w:rtl w:val="0"/>
                  </w:rPr>
                  <w:t xml:space="preserve">82.855029700 billion kWh</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8">
                <w:pPr>
                  <w:spacing w:line="240" w:lineRule="auto"/>
                  <w:rPr/>
                </w:pPr>
                <w:r w:rsidDel="00000000" w:rsidR="00000000" w:rsidRPr="00000000">
                  <w:rPr>
                    <w:rtl w:val="0"/>
                  </w:rPr>
                  <w:t xml:space="preserve">Solar generation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39">
                <w:pPr>
                  <w:spacing w:line="240" w:lineRule="auto"/>
                  <w:jc w:val="right"/>
                  <w:rPr/>
                </w:pPr>
                <w:r w:rsidDel="00000000" w:rsidR="00000000" w:rsidRPr="00000000">
                  <w:rPr>
                    <w:rtl w:val="0"/>
                  </w:rPr>
                  <w:t xml:space="preserve">14.795946800 billion kWh</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A">
                <w:pPr>
                  <w:spacing w:line="240" w:lineRule="auto"/>
                  <w:rPr/>
                </w:pPr>
                <w:r w:rsidDel="00000000" w:rsidR="00000000" w:rsidRPr="00000000">
                  <w:rPr>
                    <w:rtl w:val="0"/>
                  </w:rPr>
                  <w:t xml:space="preserve">Tide and wave generation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3B">
                <w:pPr>
                  <w:spacing w:line="240" w:lineRule="auto"/>
                  <w:jc w:val="right"/>
                  <w:rPr/>
                </w:pPr>
                <w:r w:rsidDel="00000000" w:rsidR="00000000" w:rsidRPr="00000000">
                  <w:rPr>
                    <w:rtl w:val="0"/>
                  </w:rPr>
                  <w:t xml:space="preserve">0.010000000 billion kWh</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C">
                <w:pPr>
                  <w:spacing w:line="240" w:lineRule="auto"/>
                  <w:rPr/>
                </w:pPr>
                <w:r w:rsidDel="00000000" w:rsidR="00000000" w:rsidRPr="00000000">
                  <w:rPr>
                    <w:rtl w:val="0"/>
                  </w:rPr>
                  <w:t xml:space="preserve">Hydroelectric generation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3D">
                <w:pPr>
                  <w:spacing w:line="240" w:lineRule="auto"/>
                  <w:jc w:val="right"/>
                  <w:rPr/>
                </w:pPr>
                <w:r w:rsidDel="00000000" w:rsidR="00000000" w:rsidRPr="00000000">
                  <w:rPr>
                    <w:rtl w:val="0"/>
                  </w:rPr>
                  <w:t xml:space="preserve">5.914003896 billion kWh</w:t>
                </w:r>
              </w:p>
            </w:tc>
          </w:tr>
        </w:tbl>
      </w:sdtContent>
    </w:sdt>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Subtract wind, solar, and tide and wave generation from total generation:</w:t>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sdt>
        <w:sdtPr>
          <w:id w:val="-1076631637"/>
          <w:tag w:val="goog_rdk_61"/>
        </w:sdtPr>
        <w:sdtContent>
          <w:r w:rsidDel="00000000" w:rsidR="00000000" w:rsidRPr="00000000">
            <w:rPr>
              <w:rFonts w:ascii="Gungsuh" w:cs="Gungsuh" w:eastAsia="Gungsuh" w:hAnsi="Gungsuh"/>
              <w:rtl w:val="0"/>
            </w:rPr>
            <w:t xml:space="preserve">267.980273578 − 82.855029700 − 14.795946800 − 0.010000000 = 170.319297078 billion kWh</w:t>
          </w:r>
        </w:sdtContent>
      </w:sdt>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This is the UK’s dispatchable generation numerator: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t xml:space="preserve">Numerator = 170.319297078 billion kWh</w:t>
      </w:r>
    </w:p>
    <w:p w:rsidR="00000000" w:rsidDel="00000000" w:rsidP="00000000" w:rsidRDefault="00000000" w:rsidRPr="00000000" w14:paraId="00000346">
      <w:pPr>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D</w:t>
      </w:r>
      <w:r w:rsidDel="00000000" w:rsidR="00000000" w:rsidRPr="00000000">
        <w:rPr>
          <w:rtl w:val="0"/>
        </w:rPr>
        <w:t xml:space="preserve">ivide numerator by total generation: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jc w:val="center"/>
        <w:rPr/>
      </w:pPr>
      <w:r w:rsidDel="00000000" w:rsidR="00000000" w:rsidRPr="00000000">
        <w:rPr>
          <w:rtl w:val="0"/>
        </w:rPr>
        <w:t xml:space="preserve">Component 1 = 100 × 170.319297078 / 267.980273578</w:t>
      </w:r>
    </w:p>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jc w:val="center"/>
        <w:rPr/>
      </w:pPr>
      <w:sdt>
        <w:sdtPr>
          <w:id w:val="-1162053082"/>
          <w:tag w:val="goog_rdk_62"/>
        </w:sdtPr>
        <w:sdtContent>
          <w:r w:rsidDel="00000000" w:rsidR="00000000" w:rsidRPr="00000000">
            <w:rPr>
              <w:rFonts w:ascii="Gungsuh" w:cs="Gungsuh" w:eastAsia="Gungsuh" w:hAnsi="Gungsuh"/>
              <w:rtl w:val="0"/>
            </w:rPr>
            <w:t xml:space="preserve">Component 1 = 63.556655 ≈ 63.56 / 100</w:t>
          </w:r>
        </w:sdtContent>
      </w:sdt>
    </w:p>
    <w:p w:rsidR="00000000" w:rsidDel="00000000" w:rsidP="00000000" w:rsidRDefault="00000000" w:rsidRPr="00000000" w14:paraId="0000034C">
      <w:pPr>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Hydroelectric generation receives 100% weight in this methodology. Wind, solar, and tide and wave are excluded.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Component 2 – Diversity</w:t>
      </w:r>
    </w:p>
    <w:p w:rsidR="00000000" w:rsidDel="00000000" w:rsidP="00000000" w:rsidRDefault="00000000" w:rsidRPr="00000000" w14:paraId="00000351">
      <w:pPr>
        <w:rPr/>
      </w:pPr>
      <w:r w:rsidDel="00000000" w:rsidR="00000000" w:rsidRPr="00000000">
        <w:rPr>
          <w:rtl w:val="0"/>
        </w:rPr>
        <w:t xml:space="preserve">Component 2 uses 2024 EIA primary-energy consumption across the five source categories. The category values sum to approximately 6.410588 QBTU. Each category is divided by that total to obtain a share.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jc w:val="center"/>
        <w:rPr>
          <w:b w:val="1"/>
          <w:bCs w:val="1"/>
          <w:u w:val="single"/>
        </w:rPr>
      </w:pPr>
      <w:r w:rsidDel="00000000" w:rsidR="00000000" w:rsidRPr="00000000">
        <w:rPr>
          <w:b w:val="1"/>
          <w:bCs w:val="1"/>
          <w:u w:val="single"/>
          <w:rtl w:val="0"/>
        </w:rPr>
        <w:t xml:space="preserve">Table 4. UK primary-energy consumption by source (EIA, 2024)</w:t>
      </w:r>
    </w:p>
    <w:p w:rsidR="00000000" w:rsidDel="00000000" w:rsidP="00000000" w:rsidRDefault="00000000" w:rsidRPr="00000000" w14:paraId="00000354">
      <w:pPr>
        <w:rPr/>
      </w:pPr>
      <w:r w:rsidDel="00000000" w:rsidR="00000000" w:rsidRPr="00000000">
        <w:rPr>
          <w:rtl w:val="0"/>
        </w:rPr>
      </w:r>
    </w:p>
    <w:sdt>
      <w:sdtPr>
        <w:lock w:val="contentLocked"/>
        <w:id w:val="1251287170"/>
        <w:tag w:val="goog_rdk_63"/>
      </w:sdtPr>
      <w:sdtContent>
        <w:tbl>
          <w:tblPr>
            <w:tblStyle w:val="Table4"/>
            <w:tblW w:w="9440.0" w:type="dxa"/>
            <w:jc w:val="left"/>
            <w:tblLayout w:type="fixed"/>
            <w:tblLook w:val="0400"/>
          </w:tblPr>
          <w:tblGrid>
            <w:gridCol w:w="3200"/>
            <w:gridCol w:w="2080"/>
            <w:gridCol w:w="2080"/>
            <w:gridCol w:w="2080"/>
            <w:tblGridChange w:id="0">
              <w:tblGrid>
                <w:gridCol w:w="3200"/>
                <w:gridCol w:w="2080"/>
                <w:gridCol w:w="2080"/>
                <w:gridCol w:w="2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55">
                <w:pPr>
                  <w:spacing w:line="240" w:lineRule="auto"/>
                  <w:jc w:val="center"/>
                  <w:rPr>
                    <w:b w:val="1"/>
                    <w:bCs w:val="1"/>
                  </w:rPr>
                </w:pPr>
                <w:r w:rsidDel="00000000" w:rsidR="00000000" w:rsidRPr="00000000">
                  <w:rPr>
                    <w:b w:val="1"/>
                    <w:bCs w:val="1"/>
                    <w:rtl w:val="0"/>
                  </w:rPr>
                  <w:t xml:space="preserve">Source</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356">
                <w:pPr>
                  <w:spacing w:line="240" w:lineRule="auto"/>
                  <w:jc w:val="center"/>
                  <w:rPr>
                    <w:b w:val="1"/>
                    <w:bCs w:val="1"/>
                  </w:rPr>
                </w:pPr>
                <w:r w:rsidDel="00000000" w:rsidR="00000000" w:rsidRPr="00000000">
                  <w:rPr>
                    <w:b w:val="1"/>
                    <w:bCs w:val="1"/>
                    <w:rtl w:val="0"/>
                  </w:rPr>
                  <w:t xml:space="preserve">Consumption (QBTU)</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357">
                <w:pPr>
                  <w:spacing w:line="240" w:lineRule="auto"/>
                  <w:jc w:val="center"/>
                  <w:rPr>
                    <w:b w:val="1"/>
                    <w:bCs w:val="1"/>
                  </w:rPr>
                </w:pPr>
                <w:r w:rsidDel="00000000" w:rsidR="00000000" w:rsidRPr="00000000">
                  <w:rPr>
                    <w:b w:val="1"/>
                    <w:bCs w:val="1"/>
                    <w:rtl w:val="0"/>
                  </w:rPr>
                  <w:t xml:space="preserve">Share</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358">
                <w:pPr>
                  <w:spacing w:line="240" w:lineRule="auto"/>
                  <w:jc w:val="center"/>
                  <w:rPr>
                    <w:b w:val="1"/>
                    <w:bCs w:val="1"/>
                  </w:rPr>
                </w:pPr>
                <w:r w:rsidDel="00000000" w:rsidR="00000000" w:rsidRPr="00000000">
                  <w:rPr>
                    <w:b w:val="1"/>
                    <w:bCs w:val="1"/>
                    <w:rtl w:val="0"/>
                  </w:rPr>
                  <w:t xml:space="preserve">Share²</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9">
                <w:pPr>
                  <w:spacing w:line="240" w:lineRule="auto"/>
                  <w:rPr/>
                </w:pPr>
                <w:r w:rsidDel="00000000" w:rsidR="00000000" w:rsidRPr="00000000">
                  <w:rPr>
                    <w:rtl w:val="0"/>
                  </w:rPr>
                  <w:t xml:space="preserve">Petroleum &amp; other liquids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A">
                <w:pPr>
                  <w:spacing w:line="240" w:lineRule="auto"/>
                  <w:jc w:val="right"/>
                  <w:rPr/>
                </w:pPr>
                <w:r w:rsidDel="00000000" w:rsidR="00000000" w:rsidRPr="00000000">
                  <w:rPr>
                    <w:rtl w:val="0"/>
                  </w:rPr>
                  <w:t xml:space="preserve">2.854101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B">
                <w:pPr>
                  <w:spacing w:line="240" w:lineRule="auto"/>
                  <w:jc w:val="right"/>
                  <w:rPr/>
                </w:pPr>
                <w:r w:rsidDel="00000000" w:rsidR="00000000" w:rsidRPr="00000000">
                  <w:rPr>
                    <w:rtl w:val="0"/>
                  </w:rPr>
                  <w:t xml:space="preserve">0.445217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C">
                <w:pPr>
                  <w:spacing w:line="240" w:lineRule="auto"/>
                  <w:jc w:val="right"/>
                  <w:rPr/>
                </w:pPr>
                <w:r w:rsidDel="00000000" w:rsidR="00000000" w:rsidRPr="00000000">
                  <w:rPr>
                    <w:rtl w:val="0"/>
                  </w:rPr>
                  <w:t xml:space="preserve">0.198218</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D">
                <w:pPr>
                  <w:spacing w:line="240" w:lineRule="auto"/>
                  <w:rPr/>
                </w:pPr>
                <w:r w:rsidDel="00000000" w:rsidR="00000000" w:rsidRPr="00000000">
                  <w:rPr>
                    <w:rtl w:val="0"/>
                  </w:rPr>
                  <w:t xml:space="preserve">Natural 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E">
                <w:pPr>
                  <w:spacing w:line="240" w:lineRule="auto"/>
                  <w:jc w:val="right"/>
                  <w:rPr/>
                </w:pPr>
                <w:r w:rsidDel="00000000" w:rsidR="00000000" w:rsidRPr="00000000">
                  <w:rPr>
                    <w:rtl w:val="0"/>
                  </w:rPr>
                  <w:t xml:space="preserve">2.349032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5F">
                <w:pPr>
                  <w:spacing w:line="240" w:lineRule="auto"/>
                  <w:jc w:val="right"/>
                  <w:rPr/>
                </w:pPr>
                <w:r w:rsidDel="00000000" w:rsidR="00000000" w:rsidRPr="00000000">
                  <w:rPr>
                    <w:rtl w:val="0"/>
                  </w:rPr>
                  <w:t xml:space="preserve">0.366430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0">
                <w:pPr>
                  <w:spacing w:line="240" w:lineRule="auto"/>
                  <w:jc w:val="right"/>
                  <w:rPr/>
                </w:pPr>
                <w:r w:rsidDel="00000000" w:rsidR="00000000" w:rsidRPr="00000000">
                  <w:rPr>
                    <w:rtl w:val="0"/>
                  </w:rPr>
                  <w:t xml:space="preserve">0.134271</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1">
                <w:pPr>
                  <w:spacing w:line="240" w:lineRule="auto"/>
                  <w:rPr/>
                </w:pPr>
                <w:r w:rsidDel="00000000" w:rsidR="00000000" w:rsidRPr="00000000">
                  <w:rPr>
                    <w:rtl w:val="0"/>
                  </w:rPr>
                  <w:t xml:space="preserve">Coal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2">
                <w:pPr>
                  <w:spacing w:line="240" w:lineRule="auto"/>
                  <w:jc w:val="right"/>
                  <w:rPr/>
                </w:pPr>
                <w:r w:rsidDel="00000000" w:rsidR="00000000" w:rsidRPr="00000000">
                  <w:rPr>
                    <w:rtl w:val="0"/>
                  </w:rPr>
                  <w:t xml:space="preserve">0.057224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3">
                <w:pPr>
                  <w:spacing w:line="240" w:lineRule="auto"/>
                  <w:jc w:val="right"/>
                  <w:rPr/>
                </w:pPr>
                <w:r w:rsidDel="00000000" w:rsidR="00000000" w:rsidRPr="00000000">
                  <w:rPr>
                    <w:rtl w:val="0"/>
                  </w:rPr>
                  <w:t xml:space="preserve">0.008927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4">
                <w:pPr>
                  <w:spacing w:line="240" w:lineRule="auto"/>
                  <w:jc w:val="right"/>
                  <w:rPr/>
                </w:pPr>
                <w:r w:rsidDel="00000000" w:rsidR="00000000" w:rsidRPr="00000000">
                  <w:rPr>
                    <w:rtl w:val="0"/>
                  </w:rPr>
                  <w:t xml:space="preserve">0.000080</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5">
                <w:pPr>
                  <w:spacing w:line="240" w:lineRule="auto"/>
                  <w:rPr/>
                </w:pPr>
                <w:r w:rsidDel="00000000" w:rsidR="00000000" w:rsidRPr="00000000">
                  <w:rPr>
                    <w:rtl w:val="0"/>
                  </w:rPr>
                  <w:t xml:space="preserve">Nuclear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6">
                <w:pPr>
                  <w:spacing w:line="240" w:lineRule="auto"/>
                  <w:jc w:val="right"/>
                  <w:rPr/>
                </w:pPr>
                <w:r w:rsidDel="00000000" w:rsidR="00000000" w:rsidRPr="00000000">
                  <w:rPr>
                    <w:rtl w:val="0"/>
                  </w:rPr>
                  <w:t xml:space="preserve">0.323222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7">
                <w:pPr>
                  <w:spacing w:line="240" w:lineRule="auto"/>
                  <w:jc w:val="right"/>
                  <w:rPr/>
                </w:pPr>
                <w:r w:rsidDel="00000000" w:rsidR="00000000" w:rsidRPr="00000000">
                  <w:rPr>
                    <w:rtl w:val="0"/>
                  </w:rPr>
                  <w:t xml:space="preserve">0.050420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8">
                <w:pPr>
                  <w:spacing w:line="240" w:lineRule="auto"/>
                  <w:jc w:val="right"/>
                  <w:rPr/>
                </w:pPr>
                <w:r w:rsidDel="00000000" w:rsidR="00000000" w:rsidRPr="00000000">
                  <w:rPr>
                    <w:rtl w:val="0"/>
                  </w:rPr>
                  <w:t xml:space="preserve">0.002542</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9">
                <w:pPr>
                  <w:spacing w:line="240" w:lineRule="auto"/>
                  <w:rPr/>
                </w:pPr>
                <w:r w:rsidDel="00000000" w:rsidR="00000000" w:rsidRPr="00000000">
                  <w:rPr>
                    <w:rtl w:val="0"/>
                  </w:rPr>
                  <w:t xml:space="preserve">Renewables &amp; other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A">
                <w:pPr>
                  <w:spacing w:line="240" w:lineRule="auto"/>
                  <w:jc w:val="right"/>
                  <w:rPr/>
                </w:pPr>
                <w:r w:rsidDel="00000000" w:rsidR="00000000" w:rsidRPr="00000000">
                  <w:rPr>
                    <w:rtl w:val="0"/>
                  </w:rPr>
                  <w:t xml:space="preserve">0.827010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B">
                <w:pPr>
                  <w:spacing w:line="240" w:lineRule="auto"/>
                  <w:jc w:val="right"/>
                  <w:rPr/>
                </w:pPr>
                <w:r w:rsidDel="00000000" w:rsidR="00000000" w:rsidRPr="00000000">
                  <w:rPr>
                    <w:rtl w:val="0"/>
                  </w:rPr>
                  <w:t xml:space="preserve">0.129007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C">
                <w:pPr>
                  <w:spacing w:line="240" w:lineRule="auto"/>
                  <w:jc w:val="right"/>
                  <w:rPr/>
                </w:pPr>
                <w:r w:rsidDel="00000000" w:rsidR="00000000" w:rsidRPr="00000000">
                  <w:rPr>
                    <w:rtl w:val="0"/>
                  </w:rPr>
                  <w:t xml:space="preserve">0.016643</w:t>
                </w:r>
              </w:p>
            </w:tc>
          </w:tr>
        </w:tbl>
      </w:sdtContent>
    </w:sdt>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For example, petroleum &amp; other liquids has the share: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jc w:val="center"/>
        <w:rPr/>
      </w:pPr>
      <w:r w:rsidDel="00000000" w:rsidR="00000000" w:rsidRPr="00000000">
        <w:rPr>
          <w:rtl w:val="0"/>
        </w:rPr>
        <w:t xml:space="preserve">s</w:t>
      </w:r>
      <w:r w:rsidDel="00000000" w:rsidR="00000000" w:rsidRPr="00000000">
        <w:rPr>
          <w:vertAlign w:val="subscript"/>
          <w:rtl w:val="0"/>
        </w:rPr>
        <w:t xml:space="preserve">pet</w:t>
      </w:r>
      <w:r w:rsidDel="00000000" w:rsidR="00000000" w:rsidRPr="00000000">
        <w:rPr>
          <w:rtl w:val="0"/>
        </w:rPr>
        <w:t xml:space="preserve"> = 2.854101 / 6.410588 = 0.445217</w:t>
      </w:r>
    </w:p>
    <w:p w:rsidR="00000000" w:rsidDel="00000000" w:rsidP="00000000" w:rsidRDefault="00000000" w:rsidRPr="00000000" w14:paraId="00000371">
      <w:pPr>
        <w:jc w:val="cente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Likewise, n</w:t>
      </w:r>
      <w:r w:rsidDel="00000000" w:rsidR="00000000" w:rsidRPr="00000000">
        <w:rPr>
          <w:rtl w:val="0"/>
        </w:rPr>
        <w:t xml:space="preserve">atural gas has the share: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jc w:val="center"/>
        <w:rPr/>
      </w:pPr>
      <w:r w:rsidDel="00000000" w:rsidR="00000000" w:rsidRPr="00000000">
        <w:rPr>
          <w:rtl w:val="0"/>
        </w:rPr>
        <w:t xml:space="preserve">s</w:t>
      </w:r>
      <w:r w:rsidDel="00000000" w:rsidR="00000000" w:rsidRPr="00000000">
        <w:rPr>
          <w:vertAlign w:val="subscript"/>
          <w:rtl w:val="0"/>
        </w:rPr>
        <w:t xml:space="preserve">gas</w:t>
      </w:r>
      <w:r w:rsidDel="00000000" w:rsidR="00000000" w:rsidRPr="00000000">
        <w:rPr>
          <w:rtl w:val="0"/>
        </w:rPr>
        <w:t xml:space="preserve"> = 2.349032 / 6.410588 = 0.366430</w:t>
      </w:r>
    </w:p>
    <w:p w:rsidR="00000000" w:rsidDel="00000000" w:rsidP="00000000" w:rsidRDefault="00000000" w:rsidRPr="00000000" w14:paraId="00000375">
      <w:pPr>
        <w:jc w:val="cente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HHI is the sum of the five squared shares: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jc w:val="center"/>
        <w:rPr/>
      </w:pPr>
      <w:r w:rsidDel="00000000" w:rsidR="00000000" w:rsidRPr="00000000">
        <w:rPr>
          <w:rtl w:val="0"/>
        </w:rPr>
        <w:t xml:space="preserve">HHI = 0.198218 + 0.134271 + 0.000080 + 0.002542 + 0.016643</w:t>
      </w:r>
    </w:p>
    <w:p w:rsidR="00000000" w:rsidDel="00000000" w:rsidP="00000000" w:rsidRDefault="00000000" w:rsidRPr="00000000" w14:paraId="00000379">
      <w:pPr>
        <w:jc w:val="center"/>
        <w:rPr/>
      </w:pPr>
      <w:r w:rsidDel="00000000" w:rsidR="00000000" w:rsidRPr="00000000">
        <w:rPr>
          <w:rtl w:val="0"/>
        </w:rPr>
      </w:r>
    </w:p>
    <w:p w:rsidR="00000000" w:rsidDel="00000000" w:rsidP="00000000" w:rsidRDefault="00000000" w:rsidRPr="00000000" w14:paraId="0000037A">
      <w:pPr>
        <w:jc w:val="center"/>
        <w:rPr/>
      </w:pPr>
      <w:r w:rsidDel="00000000" w:rsidR="00000000" w:rsidRPr="00000000">
        <w:rPr>
          <w:rtl w:val="0"/>
        </w:rPr>
        <w:t xml:space="preserve">HHI = 0.351753</w:t>
      </w:r>
    </w:p>
    <w:p w:rsidR="00000000" w:rsidDel="00000000" w:rsidP="00000000" w:rsidRDefault="00000000" w:rsidRPr="00000000" w14:paraId="0000037B">
      <w:pPr>
        <w:jc w:val="cente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An </w:t>
      </w:r>
      <w:r w:rsidDel="00000000" w:rsidR="00000000" w:rsidRPr="00000000">
        <w:rPr>
          <w:rtl w:val="0"/>
        </w:rPr>
        <w:t xml:space="preserve">even five-source mix has HHI = 0.20. Normalising the UK result over the feasible 0.20–1.00 range yields: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jc w:val="center"/>
        <w:rPr/>
      </w:pPr>
      <w:sdt>
        <w:sdtPr>
          <w:id w:val="-2136057626"/>
          <w:tag w:val="goog_rdk_64"/>
        </w:sdtPr>
        <w:sdtContent>
          <w:r w:rsidDel="00000000" w:rsidR="00000000" w:rsidRPr="00000000">
            <w:rPr>
              <w:rFonts w:ascii="Gungsuh" w:cs="Gungsuh" w:eastAsia="Gungsuh" w:hAnsi="Gungsuh"/>
              <w:rtl w:val="0"/>
            </w:rPr>
            <w:t xml:space="preserve">Component 2 = 100 × (1 − 0.351753) / (1 − 0.20)</w:t>
          </w:r>
        </w:sdtContent>
      </w:sdt>
    </w:p>
    <w:p w:rsidR="00000000" w:rsidDel="00000000" w:rsidP="00000000" w:rsidRDefault="00000000" w:rsidRPr="00000000" w14:paraId="0000037F">
      <w:pPr>
        <w:jc w:val="center"/>
        <w:rPr/>
      </w:pPr>
      <w:r w:rsidDel="00000000" w:rsidR="00000000" w:rsidRPr="00000000">
        <w:rPr>
          <w:rtl w:val="0"/>
        </w:rPr>
      </w:r>
    </w:p>
    <w:p w:rsidR="00000000" w:rsidDel="00000000" w:rsidP="00000000" w:rsidRDefault="00000000" w:rsidRPr="00000000" w14:paraId="00000380">
      <w:pPr>
        <w:jc w:val="center"/>
        <w:rPr/>
      </w:pPr>
      <w:sdt>
        <w:sdtPr>
          <w:id w:val="511584743"/>
          <w:tag w:val="goog_rdk_65"/>
        </w:sdtPr>
        <w:sdtContent>
          <w:r w:rsidDel="00000000" w:rsidR="00000000" w:rsidRPr="00000000">
            <w:rPr>
              <w:rFonts w:ascii="Gungsuh" w:cs="Gungsuh" w:eastAsia="Gungsuh" w:hAnsi="Gungsuh"/>
              <w:rtl w:val="0"/>
            </w:rPr>
            <w:t xml:space="preserve">Component 2 = 100 × 0.648247 / 0.80 = 81.030822 ≈ 81.03 / 100</w:t>
          </w:r>
        </w:sdtContent>
      </w:sdt>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2"/>
        <w:rPr/>
      </w:pPr>
      <w:r w:rsidDel="00000000" w:rsidR="00000000" w:rsidRPr="00000000">
        <w:rPr>
          <w:rtl w:val="0"/>
        </w:rPr>
        <w:t xml:space="preserve">Component 3 – Import security</w:t>
      </w:r>
    </w:p>
    <w:p w:rsidR="00000000" w:rsidDel="00000000" w:rsidP="00000000" w:rsidRDefault="00000000" w:rsidRPr="00000000" w14:paraId="00000383">
      <w:pPr>
        <w:rPr/>
      </w:pPr>
      <w:r w:rsidDel="00000000" w:rsidR="00000000" w:rsidRPr="00000000">
        <w:rPr>
          <w:rtl w:val="0"/>
        </w:rPr>
        <w:t xml:space="preserve">Component 3 combines the UK’s net import dependence with the concentration of its energy suppliers, its domestic political stability, and the import-weighted political stability of its suppliers.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jc w:val="center"/>
        <w:rPr>
          <w:b w:val="1"/>
          <w:bCs w:val="1"/>
          <w:u w:val="single"/>
        </w:rPr>
      </w:pPr>
      <w:r w:rsidDel="00000000" w:rsidR="00000000" w:rsidRPr="00000000">
        <w:rPr>
          <w:b w:val="1"/>
          <w:bCs w:val="1"/>
          <w:u w:val="single"/>
          <w:rtl w:val="0"/>
        </w:rPr>
        <w:t xml:space="preserve">Table 5. UK Component 3 inputs (EIA, CEPII-BACI and World Bank WGI, 2024)</w:t>
      </w:r>
    </w:p>
    <w:p w:rsidR="00000000" w:rsidDel="00000000" w:rsidP="00000000" w:rsidRDefault="00000000" w:rsidRPr="00000000" w14:paraId="00000386">
      <w:pPr>
        <w:jc w:val="center"/>
        <w:rPr>
          <w:b w:val="1"/>
          <w:bCs w:val="1"/>
          <w:u w:val="single"/>
        </w:rPr>
      </w:pPr>
      <w:r w:rsidDel="00000000" w:rsidR="00000000" w:rsidRPr="00000000">
        <w:rPr>
          <w:rtl w:val="0"/>
        </w:rPr>
      </w:r>
    </w:p>
    <w:sdt>
      <w:sdtPr>
        <w:lock w:val="contentLocked"/>
        <w:id w:val="-744750433"/>
        <w:tag w:val="goog_rdk_66"/>
      </w:sdtPr>
      <w:sdtContent>
        <w:tbl>
          <w:tblPr>
            <w:tblStyle w:val="Table5"/>
            <w:tblW w:w="9440.0" w:type="dxa"/>
            <w:jc w:val="left"/>
            <w:tblLayout w:type="fixed"/>
            <w:tblLook w:val="0400"/>
          </w:tblPr>
          <w:tblGrid>
            <w:gridCol w:w="5040"/>
            <w:gridCol w:w="4400"/>
            <w:tblGridChange w:id="0">
              <w:tblGrid>
                <w:gridCol w:w="5040"/>
                <w:gridCol w:w="4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87">
                <w:pPr>
                  <w:spacing w:line="240" w:lineRule="auto"/>
                  <w:jc w:val="center"/>
                  <w:rPr>
                    <w:b w:val="1"/>
                    <w:bCs w:val="1"/>
                  </w:rPr>
                </w:pPr>
                <w:r w:rsidDel="00000000" w:rsidR="00000000" w:rsidRPr="00000000">
                  <w:rPr>
                    <w:b w:val="1"/>
                    <w:bCs w:val="1"/>
                    <w:rtl w:val="0"/>
                  </w:rPr>
                  <w:t xml:space="preserve">Input</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388">
                <w:pPr>
                  <w:spacing w:line="240" w:lineRule="auto"/>
                  <w:jc w:val="center"/>
                  <w:rPr>
                    <w:b w:val="1"/>
                    <w:bCs w:val="1"/>
                  </w:rPr>
                </w:pPr>
                <w:r w:rsidDel="00000000" w:rsidR="00000000" w:rsidRPr="00000000">
                  <w:rPr>
                    <w:b w:val="1"/>
                    <w:bCs w:val="1"/>
                    <w:rtl w:val="0"/>
                  </w:rPr>
                  <w:t xml:space="preserve">UK 2024 value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9">
                <w:pPr>
                  <w:spacing w:line="240" w:lineRule="auto"/>
                  <w:rPr/>
                </w:pPr>
                <w:r w:rsidDel="00000000" w:rsidR="00000000" w:rsidRPr="00000000">
                  <w:rPr>
                    <w:rtl w:val="0"/>
                  </w:rPr>
                  <w:t xml:space="preserve">Total primary-energy consumption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A">
                <w:pPr>
                  <w:spacing w:line="240" w:lineRule="auto"/>
                  <w:jc w:val="right"/>
                  <w:rPr/>
                </w:pPr>
                <w:r w:rsidDel="00000000" w:rsidR="00000000" w:rsidRPr="00000000">
                  <w:rPr>
                    <w:rtl w:val="0"/>
                  </w:rPr>
                  <w:t xml:space="preserve">6.410588407 QBTU</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B">
                <w:pPr>
                  <w:spacing w:line="240" w:lineRule="auto"/>
                  <w:rPr/>
                </w:pPr>
                <w:r w:rsidDel="00000000" w:rsidR="00000000" w:rsidRPr="00000000">
                  <w:rPr>
                    <w:rtl w:val="0"/>
                  </w:rPr>
                  <w:t xml:space="preserve">Total domestic energy production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C">
                <w:pPr>
                  <w:spacing w:line="240" w:lineRule="auto"/>
                  <w:jc w:val="right"/>
                  <w:rPr/>
                </w:pPr>
                <w:r w:rsidDel="00000000" w:rsidR="00000000" w:rsidRPr="00000000">
                  <w:rPr>
                    <w:rtl w:val="0"/>
                  </w:rPr>
                  <w:t xml:space="preserve">3.572930248 QBTU</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D">
                <w:pPr>
                  <w:spacing w:line="240" w:lineRule="auto"/>
                  <w:rPr/>
                </w:pPr>
                <w:r w:rsidDel="00000000" w:rsidR="00000000" w:rsidRPr="00000000">
                  <w:rPr>
                    <w:rtl w:val="0"/>
                  </w:rPr>
                  <w:t xml:space="preserve">Import-partner HHI (H)</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E">
                <w:pPr>
                  <w:spacing w:line="240" w:lineRule="auto"/>
                  <w:jc w:val="right"/>
                  <w:rPr/>
                </w:pPr>
                <w:r w:rsidDel="00000000" w:rsidR="00000000" w:rsidRPr="00000000">
                  <w:rPr>
                    <w:rtl w:val="0"/>
                  </w:rPr>
                  <w:t xml:space="preserve">0.167379442</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F">
                <w:pPr>
                  <w:spacing w:line="240" w:lineRule="auto"/>
                  <w:rPr/>
                </w:pPr>
                <w:r w:rsidDel="00000000" w:rsidR="00000000" w:rsidRPr="00000000">
                  <w:rPr>
                    <w:rtl w:val="0"/>
                  </w:rPr>
                  <w:t xml:space="preserve">Domestic WGI Political Stability</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0">
                <w:pPr>
                  <w:spacing w:line="240" w:lineRule="auto"/>
                  <w:jc w:val="right"/>
                  <w:rPr/>
                </w:pPr>
                <w:r w:rsidDel="00000000" w:rsidR="00000000" w:rsidRPr="00000000">
                  <w:rPr>
                    <w:rtl w:val="0"/>
                  </w:rPr>
                  <w:t xml:space="preserve">70.296467 / 100</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1">
                <w:pPr>
                  <w:spacing w:line="240" w:lineRule="auto"/>
                  <w:rPr/>
                </w:pPr>
                <w:r w:rsidDel="00000000" w:rsidR="00000000" w:rsidRPr="00000000">
                  <w:rPr>
                    <w:rtl w:val="0"/>
                  </w:rPr>
                  <w:t xml:space="preserve">Supplier WGI Political Stability</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2">
                <w:pPr>
                  <w:spacing w:line="240" w:lineRule="auto"/>
                  <w:jc w:val="right"/>
                  <w:rPr/>
                </w:pPr>
                <w:r w:rsidDel="00000000" w:rsidR="00000000" w:rsidRPr="00000000">
                  <w:rPr>
                    <w:rtl w:val="0"/>
                  </w:rPr>
                  <w:t xml:space="preserve">69.368533 / 100</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3">
                <w:pPr>
                  <w:spacing w:line="240" w:lineRule="auto"/>
                  <w:rPr/>
                </w:pPr>
                <w:r w:rsidDel="00000000" w:rsidR="00000000" w:rsidRPr="00000000">
                  <w:rPr>
                    <w:rtl w:val="0"/>
                  </w:rPr>
                  <w:t xml:space="preserve">Selected BACI energy imports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4">
                <w:pPr>
                  <w:spacing w:line="240" w:lineRule="auto"/>
                  <w:jc w:val="right"/>
                  <w:rPr/>
                </w:pPr>
                <w:r w:rsidDel="00000000" w:rsidR="00000000" w:rsidRPr="00000000">
                  <w:rPr>
                    <w:rtl w:val="0"/>
                  </w:rPr>
                  <w:t xml:space="preserve">$84.456699 billion</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5">
                <w:pPr>
                  <w:spacing w:line="240" w:lineRule="auto"/>
                  <w:rPr/>
                </w:pPr>
                <w:r w:rsidDel="00000000" w:rsidR="00000000" w:rsidRPr="00000000">
                  <w:rPr>
                    <w:rtl w:val="0"/>
                  </w:rPr>
                  <w:t xml:space="preserve">Identified suppliers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6">
                <w:pPr>
                  <w:spacing w:line="240" w:lineRule="auto"/>
                  <w:jc w:val="right"/>
                  <w:rPr/>
                </w:pPr>
                <w:r w:rsidDel="00000000" w:rsidR="00000000" w:rsidRPr="00000000">
                  <w:rPr>
                    <w:rtl w:val="0"/>
                  </w:rPr>
                  <w:t xml:space="preserve">115</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7">
                <w:pPr>
                  <w:spacing w:line="240" w:lineRule="auto"/>
                  <w:rPr/>
                </w:pPr>
                <w:r w:rsidDel="00000000" w:rsidR="00000000" w:rsidRPr="00000000">
                  <w:rPr>
                    <w:rtl w:val="0"/>
                  </w:rPr>
                  <w:t xml:space="preserve">Partner coverage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8">
                <w:pPr>
                  <w:spacing w:line="240" w:lineRule="auto"/>
                  <w:jc w:val="right"/>
                  <w:rPr/>
                </w:pPr>
                <w:r w:rsidDel="00000000" w:rsidR="00000000" w:rsidRPr="00000000">
                  <w:rPr>
                    <w:rtl w:val="0"/>
                  </w:rPr>
                  <w:t xml:space="preserve">99.9417%</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9">
                <w:pPr>
                  <w:spacing w:line="240" w:lineRule="auto"/>
                  <w:rPr/>
                </w:pPr>
                <w:r w:rsidDel="00000000" w:rsidR="00000000" w:rsidRPr="00000000">
                  <w:rPr>
                    <w:rtl w:val="0"/>
                  </w:rPr>
                  <w:t xml:space="preserve">Supplier-WGI coverage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9A">
                <w:pPr>
                  <w:spacing w:line="240" w:lineRule="auto"/>
                  <w:jc w:val="right"/>
                  <w:rPr/>
                </w:pPr>
                <w:r w:rsidDel="00000000" w:rsidR="00000000" w:rsidRPr="00000000">
                  <w:rPr>
                    <w:rtl w:val="0"/>
                  </w:rPr>
                  <w:t xml:space="preserve">100.0000%</w:t>
                </w:r>
              </w:p>
            </w:tc>
          </w:tr>
        </w:tbl>
      </w:sdtContent>
    </w:sdt>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3A. Calculates net import dependence. The UK energy shortfall is: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jc w:val="center"/>
        <w:rPr/>
      </w:pPr>
      <w:sdt>
        <w:sdtPr>
          <w:id w:val="-816211124"/>
          <w:tag w:val="goog_rdk_67"/>
        </w:sdtPr>
        <w:sdtContent>
          <w:r w:rsidDel="00000000" w:rsidR="00000000" w:rsidRPr="00000000">
            <w:rPr>
              <w:rFonts w:ascii="Gungsuh" w:cs="Gungsuh" w:eastAsia="Gungsuh" w:hAnsi="Gungsuh"/>
              <w:rtl w:val="0"/>
            </w:rPr>
            <w:t xml:space="preserve">6.410588407 − 3.572930248 = 2.837658159 QBTU</w:t>
          </w:r>
        </w:sdtContent>
      </w:sdt>
    </w:p>
    <w:p w:rsidR="00000000" w:rsidDel="00000000" w:rsidP="00000000" w:rsidRDefault="00000000" w:rsidRPr="00000000" w14:paraId="0000039F">
      <w:pPr>
        <w:jc w:val="cente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Divide that shortfall by total consumption, bounded between 0 and 1:</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jc w:val="center"/>
        <w:rPr/>
      </w:pPr>
      <w:r w:rsidDel="00000000" w:rsidR="00000000" w:rsidRPr="00000000">
        <w:rPr>
          <w:rtl w:val="0"/>
        </w:rPr>
        <w:t xml:space="preserve">I = 2.837658159 / 6.410588407 = 0.442651747</w:t>
      </w:r>
    </w:p>
    <w:p w:rsidR="00000000" w:rsidDel="00000000" w:rsidP="00000000" w:rsidRDefault="00000000" w:rsidRPr="00000000" w14:paraId="000003A3">
      <w:pPr>
        <w:jc w:val="center"/>
        <w:rPr/>
      </w:pPr>
      <w:r w:rsidDel="00000000" w:rsidR="00000000" w:rsidRPr="00000000">
        <w:rPr>
          <w:rtl w:val="0"/>
        </w:rPr>
      </w:r>
    </w:p>
    <w:p w:rsidR="00000000" w:rsidDel="00000000" w:rsidP="00000000" w:rsidRDefault="00000000" w:rsidRPr="00000000" w14:paraId="000003A4">
      <w:pPr>
        <w:jc w:val="center"/>
        <w:rPr/>
      </w:pPr>
      <w:r w:rsidDel="00000000" w:rsidR="00000000" w:rsidRPr="00000000">
        <w:rPr>
          <w:rtl w:val="0"/>
        </w:rPr>
        <w:t xml:space="preserve">Net import dependence = 44.2652%</w:t>
      </w:r>
    </w:p>
    <w:p w:rsidR="00000000" w:rsidDel="00000000" w:rsidP="00000000" w:rsidRDefault="00000000" w:rsidRPr="00000000" w14:paraId="000003A5">
      <w:pPr>
        <w:jc w:val="center"/>
        <w:rPr/>
      </w:pPr>
      <w:r w:rsidDel="00000000" w:rsidR="00000000" w:rsidRPr="00000000">
        <w:rPr>
          <w:rtl w:val="0"/>
        </w:rPr>
      </w:r>
    </w:p>
    <w:p w:rsidR="00000000" w:rsidDel="00000000" w:rsidP="00000000" w:rsidRDefault="00000000" w:rsidRPr="00000000" w14:paraId="000003A6">
      <w:pPr>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3B. Calculates import-partner concentration. Each supplier share is: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jc w:val="center"/>
        <w:rPr/>
      </w:pPr>
      <w:r w:rsidDel="00000000" w:rsidR="00000000" w:rsidRPr="00000000">
        <w:rPr>
          <w:rtl w:val="0"/>
        </w:rPr>
        <w:t xml:space="preserve">s</w:t>
      </w:r>
      <w:r w:rsidDel="00000000" w:rsidR="00000000" w:rsidRPr="00000000">
        <w:rPr>
          <w:vertAlign w:val="subscript"/>
          <w:rtl w:val="0"/>
        </w:rPr>
        <w:t xml:space="preserve">j</w:t>
      </w:r>
      <w:r w:rsidDel="00000000" w:rsidR="00000000" w:rsidRPr="00000000">
        <w:rPr>
          <w:rtl w:val="0"/>
        </w:rPr>
        <w:t xml:space="preserve"> = imports from supplier j / total selected energy imports from identifiable trade partners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Of the UK’s $84.456699 billion of selected energy imports, $0.049263 billion is recorded as ‘Other Asia, nes’ and excluded, leaving $84.407436 billion. For Norway, the UK's largest energy supplier, the UK imported approximately $26.312294 billion: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jc w:val="center"/>
        <w:rPr/>
      </w:pPr>
      <w:r w:rsidDel="00000000" w:rsidR="00000000" w:rsidRPr="00000000">
        <w:rPr>
          <w:rtl w:val="0"/>
        </w:rPr>
        <w:t xml:space="preserve">s</w:t>
      </w:r>
      <w:r w:rsidDel="00000000" w:rsidR="00000000" w:rsidRPr="00000000">
        <w:rPr>
          <w:vertAlign w:val="subscript"/>
          <w:rtl w:val="0"/>
        </w:rPr>
        <w:t xml:space="preserve">NOR</w:t>
      </w:r>
      <w:sdt>
        <w:sdtPr>
          <w:id w:val="-951054218"/>
          <w:tag w:val="goog_rdk_68"/>
        </w:sdtPr>
        <w:sdtContent>
          <w:r w:rsidDel="00000000" w:rsidR="00000000" w:rsidRPr="00000000">
            <w:rPr>
              <w:rFonts w:ascii="Gungsuh" w:cs="Gungsuh" w:eastAsia="Gungsuh" w:hAnsi="Gungsuh"/>
              <w:rtl w:val="0"/>
            </w:rPr>
            <w:t xml:space="preserve"> = 26.312294 / 84.407436 = 0.311730 ≈ 31.17%</w:t>
          </w:r>
        </w:sdtContent>
      </w:sdt>
    </w:p>
    <w:p w:rsidR="00000000" w:rsidDel="00000000" w:rsidP="00000000" w:rsidRDefault="00000000" w:rsidRPr="00000000" w14:paraId="000003AE">
      <w:pPr>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Therefore, </w:t>
      </w:r>
      <w:r w:rsidDel="00000000" w:rsidR="00000000" w:rsidRPr="00000000">
        <w:rPr>
          <w:rtl w:val="0"/>
        </w:rPr>
        <w:t xml:space="preserve">Norway’s individual contribution to HHI is approximately: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jc w:val="center"/>
        <w:rPr/>
      </w:pPr>
      <w:sdt>
        <w:sdtPr>
          <w:id w:val="1184177472"/>
          <w:tag w:val="goog_rdk_69"/>
        </w:sdtPr>
        <w:sdtContent>
          <w:r w:rsidDel="00000000" w:rsidR="00000000" w:rsidRPr="00000000">
            <w:rPr>
              <w:rFonts w:ascii="Gungsuh" w:cs="Gungsuh" w:eastAsia="Gungsuh" w:hAnsi="Gungsuh"/>
              <w:rtl w:val="0"/>
            </w:rPr>
            <w:t xml:space="preserve">(0.311730)² ≈ 0.0972</w:t>
          </w:r>
        </w:sdtContent>
      </w:sdt>
    </w:p>
    <w:p w:rsidR="00000000" w:rsidDel="00000000" w:rsidP="00000000" w:rsidRDefault="00000000" w:rsidRPr="00000000" w14:paraId="000003B2">
      <w:pPr>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The squared shares of all 115 identified suppliers are summed:</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jc w:val="center"/>
        <w:rPr/>
      </w:pPr>
      <w:r w:rsidDel="00000000" w:rsidR="00000000" w:rsidRPr="00000000">
        <w:rPr>
          <w:rtl w:val="0"/>
        </w:rPr>
        <w:t xml:space="preserve">H = Σ s</w:t>
      </w:r>
      <w:r w:rsidDel="00000000" w:rsidR="00000000" w:rsidRPr="00000000">
        <w:rPr>
          <w:vertAlign w:val="subscript"/>
          <w:rtl w:val="0"/>
        </w:rPr>
        <w:t xml:space="preserve">j</w:t>
      </w:r>
      <w:r w:rsidDel="00000000" w:rsidR="00000000" w:rsidRPr="00000000">
        <w:rPr>
          <w:rtl w:val="0"/>
        </w:rPr>
        <w:t xml:space="preserve">² = 0.167379442</w:t>
      </w:r>
    </w:p>
    <w:p w:rsidR="00000000" w:rsidDel="00000000" w:rsidP="00000000" w:rsidRDefault="00000000" w:rsidRPr="00000000" w14:paraId="000003B6">
      <w:pPr>
        <w:jc w:val="cente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The HHI contribution to the risk factor (R) is: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jc w:val="center"/>
        <w:rPr/>
      </w:pPr>
      <w:r w:rsidDel="00000000" w:rsidR="00000000" w:rsidRPr="00000000">
        <w:rPr>
          <w:rtl w:val="0"/>
        </w:rPr>
        <w:t xml:space="preserve">0.20 × H = 0.20 × 0.167379442 = 0.033475888</w:t>
      </w:r>
    </w:p>
    <w:p w:rsidR="00000000" w:rsidDel="00000000" w:rsidP="00000000" w:rsidRDefault="00000000" w:rsidRPr="00000000" w14:paraId="000003BA">
      <w:pPr>
        <w:jc w:val="center"/>
        <w:rPr/>
      </w:pPr>
      <w:r w:rsidDel="00000000" w:rsidR="00000000" w:rsidRPr="00000000">
        <w:rPr>
          <w:rtl w:val="0"/>
        </w:rPr>
      </w:r>
    </w:p>
    <w:p w:rsidR="00000000" w:rsidDel="00000000" w:rsidP="00000000" w:rsidRDefault="00000000" w:rsidRPr="00000000" w14:paraId="000003BB">
      <w:pPr>
        <w:jc w:val="cente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3C. Calculates the domestic political-stability penalty. The 2024 World Bank WGI Political Stability score for the UK is 70.296467/100, so:</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jc w:val="center"/>
        <w:rPr/>
      </w:pPr>
      <w:r w:rsidDel="00000000" w:rsidR="00000000" w:rsidRPr="00000000">
        <w:rPr>
          <w:rtl w:val="0"/>
        </w:rPr>
        <w:t xml:space="preserve">D = 70.296467 / 100 = 0.702964669</w:t>
      </w:r>
    </w:p>
    <w:p w:rsidR="00000000" w:rsidDel="00000000" w:rsidP="00000000" w:rsidRDefault="00000000" w:rsidRPr="00000000" w14:paraId="000003BF">
      <w:pPr>
        <w:jc w:val="center"/>
        <w:rPr/>
      </w:pPr>
      <w:r w:rsidDel="00000000" w:rsidR="00000000" w:rsidRPr="00000000">
        <w:rPr>
          <w:rtl w:val="0"/>
        </w:rPr>
      </w:r>
    </w:p>
    <w:p w:rsidR="00000000" w:rsidDel="00000000" w:rsidP="00000000" w:rsidRDefault="00000000" w:rsidRPr="00000000" w14:paraId="000003C0">
      <w:pPr>
        <w:jc w:val="center"/>
        <w:rPr/>
      </w:pPr>
      <w:sdt>
        <w:sdtPr>
          <w:id w:val="2024809538"/>
          <w:tag w:val="goog_rdk_70"/>
        </w:sdtPr>
        <w:sdtContent>
          <w:r w:rsidDel="00000000" w:rsidR="00000000" w:rsidRPr="00000000">
            <w:rPr>
              <w:rFonts w:ascii="Gungsuh" w:cs="Gungsuh" w:eastAsia="Gungsuh" w:hAnsi="Gungsuh"/>
              <w:rtl w:val="0"/>
            </w:rPr>
            <w:t xml:space="preserve">1 − D = 0.297035331</w:t>
          </w:r>
        </w:sdtContent>
      </w:sdt>
    </w:p>
    <w:p w:rsidR="00000000" w:rsidDel="00000000" w:rsidP="00000000" w:rsidRDefault="00000000" w:rsidRPr="00000000" w14:paraId="000003C1">
      <w:pPr>
        <w:jc w:val="center"/>
        <w:rPr/>
      </w:pPr>
      <w:r w:rsidDel="00000000" w:rsidR="00000000" w:rsidRPr="00000000">
        <w:rPr>
          <w:rtl w:val="0"/>
        </w:rPr>
      </w:r>
    </w:p>
    <w:p w:rsidR="00000000" w:rsidDel="00000000" w:rsidP="00000000" w:rsidRDefault="00000000" w:rsidRPr="00000000" w14:paraId="000003C2">
      <w:pPr>
        <w:jc w:val="center"/>
        <w:rPr/>
      </w:pPr>
      <w:sdt>
        <w:sdtPr>
          <w:id w:val="7003745"/>
          <w:tag w:val="goog_rdk_71"/>
        </w:sdtPr>
        <w:sdtContent>
          <w:r w:rsidDel="00000000" w:rsidR="00000000" w:rsidRPr="00000000">
            <w:rPr>
              <w:rFonts w:ascii="Gungsuh" w:cs="Gungsuh" w:eastAsia="Gungsuh" w:hAnsi="Gungsuh"/>
              <w:rtl w:val="0"/>
            </w:rPr>
            <w:t xml:space="preserve">0.20 × (1 − D) = 0.20 × 0.297035331 = 0.059407066</w:t>
          </w:r>
        </w:sdtContent>
      </w:sdt>
    </w:p>
    <w:p w:rsidR="00000000" w:rsidDel="00000000" w:rsidP="00000000" w:rsidRDefault="00000000" w:rsidRPr="00000000" w14:paraId="000003C3">
      <w:pPr>
        <w:jc w:val="center"/>
        <w:rPr/>
      </w:pPr>
      <w:r w:rsidDel="00000000" w:rsidR="00000000" w:rsidRPr="00000000">
        <w:rPr>
          <w:rtl w:val="0"/>
        </w:rPr>
      </w:r>
    </w:p>
    <w:p w:rsidR="00000000" w:rsidDel="00000000" w:rsidP="00000000" w:rsidRDefault="00000000" w:rsidRPr="00000000" w14:paraId="000003C4">
      <w:pPr>
        <w:jc w:val="cente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3D. Calculates suppliers’ political stability. Supplier stability is the import-weighted average of each supplier’s 2024 WGI score: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jc w:val="center"/>
        <w:rPr/>
      </w:pPr>
      <w:r w:rsidDel="00000000" w:rsidR="00000000" w:rsidRPr="00000000">
        <w:rPr>
          <w:rtl w:val="0"/>
        </w:rPr>
        <w:t xml:space="preserve">S = Σ(s</w:t>
      </w:r>
      <w:r w:rsidDel="00000000" w:rsidR="00000000" w:rsidRPr="00000000">
        <w:rPr>
          <w:vertAlign w:val="subscript"/>
          <w:rtl w:val="0"/>
        </w:rPr>
        <w:t xml:space="preserve">j</w:t>
      </w:r>
      <w:r w:rsidDel="00000000" w:rsidR="00000000" w:rsidRPr="00000000">
        <w:rPr>
          <w:rtl w:val="0"/>
        </w:rPr>
        <w:t xml:space="preserve"> × D</w:t>
      </w:r>
      <w:r w:rsidDel="00000000" w:rsidR="00000000" w:rsidRPr="00000000">
        <w:rPr>
          <w:vertAlign w:val="subscript"/>
          <w:rtl w:val="0"/>
        </w:rPr>
        <w:t xml:space="preserve">j</w:t>
      </w:r>
      <w:r w:rsidDel="00000000" w:rsidR="00000000" w:rsidRPr="00000000">
        <w:rPr>
          <w:rtl w:val="0"/>
        </w:rPr>
        <w:t xml:space="preserve">) = 69.368533 / 100 = 0.693685325</w:t>
      </w:r>
    </w:p>
    <w:p w:rsidR="00000000" w:rsidDel="00000000" w:rsidP="00000000" w:rsidRDefault="00000000" w:rsidRPr="00000000" w14:paraId="000003C8">
      <w:pPr>
        <w:jc w:val="cente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The supplier-instability penalty is therefore: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jc w:val="center"/>
        <w:rPr/>
      </w:pPr>
      <w:sdt>
        <w:sdtPr>
          <w:id w:val="-740656715"/>
          <w:tag w:val="goog_rdk_72"/>
        </w:sdtPr>
        <w:sdtContent>
          <w:r w:rsidDel="00000000" w:rsidR="00000000" w:rsidRPr="00000000">
            <w:rPr>
              <w:rFonts w:ascii="Gungsuh" w:cs="Gungsuh" w:eastAsia="Gungsuh" w:hAnsi="Gungsuh"/>
              <w:rtl w:val="0"/>
            </w:rPr>
            <w:t xml:space="preserve">1 − S = 1 − 0.693685325 = 0.306314675</w:t>
          </w:r>
        </w:sdtContent>
      </w:sdt>
    </w:p>
    <w:p w:rsidR="00000000" w:rsidDel="00000000" w:rsidP="00000000" w:rsidRDefault="00000000" w:rsidRPr="00000000" w14:paraId="000003CC">
      <w:pPr>
        <w:jc w:val="center"/>
        <w:rPr/>
      </w:pPr>
      <w:r w:rsidDel="00000000" w:rsidR="00000000" w:rsidRPr="00000000">
        <w:rPr>
          <w:rtl w:val="0"/>
        </w:rPr>
      </w:r>
    </w:p>
    <w:p w:rsidR="00000000" w:rsidDel="00000000" w:rsidP="00000000" w:rsidRDefault="00000000" w:rsidRPr="00000000" w14:paraId="000003CD">
      <w:pPr>
        <w:jc w:val="center"/>
        <w:rPr/>
      </w:pPr>
      <w:sdt>
        <w:sdtPr>
          <w:id w:val="-1558322011"/>
          <w:tag w:val="goog_rdk_73"/>
        </w:sdtPr>
        <w:sdtContent>
          <w:r w:rsidDel="00000000" w:rsidR="00000000" w:rsidRPr="00000000">
            <w:rPr>
              <w:rFonts w:ascii="Gungsuh" w:cs="Gungsuh" w:eastAsia="Gungsuh" w:hAnsi="Gungsuh"/>
              <w:rtl w:val="0"/>
            </w:rPr>
            <w:t xml:space="preserve">0.20 × (1 − S) = 0.20 × 0.306314675 = 0.061262935</w:t>
          </w:r>
        </w:sdtContent>
      </w:sdt>
    </w:p>
    <w:p w:rsidR="00000000" w:rsidDel="00000000" w:rsidP="00000000" w:rsidRDefault="00000000" w:rsidRPr="00000000" w14:paraId="000003CE">
      <w:pPr>
        <w:jc w:val="cente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Supplier-WGI coverage is 100.0000%: every identified UK supplier has a 2024 WGI score. Suppliers without a WGI score would be excluded from the methodology at this point..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3E. Calculates the complete import-risk factor:</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jc w:val="center"/>
        <w:rPr/>
      </w:pPr>
      <w:sdt>
        <w:sdtPr>
          <w:id w:val="-1600501200"/>
          <w:tag w:val="goog_rdk_74"/>
        </w:sdtPr>
        <w:sdtContent>
          <w:r w:rsidDel="00000000" w:rsidR="00000000" w:rsidRPr="00000000">
            <w:rPr>
              <w:rFonts w:ascii="Gungsuh" w:cs="Gungsuh" w:eastAsia="Gungsuh" w:hAnsi="Gungsuh"/>
              <w:rtl w:val="0"/>
            </w:rPr>
            <w:t xml:space="preserve">R = 0.40 + 0.20H + 0.20(1 − D) + 0.20(1 − S)</w:t>
          </w:r>
        </w:sdtContent>
      </w:sdt>
    </w:p>
    <w:p w:rsidR="00000000" w:rsidDel="00000000" w:rsidP="00000000" w:rsidRDefault="00000000" w:rsidRPr="00000000" w14:paraId="000003D5">
      <w:pPr>
        <w:jc w:val="center"/>
        <w:rPr/>
      </w:pPr>
      <w:r w:rsidDel="00000000" w:rsidR="00000000" w:rsidRPr="00000000">
        <w:rPr>
          <w:rtl w:val="0"/>
        </w:rPr>
      </w:r>
    </w:p>
    <w:p w:rsidR="00000000" w:rsidDel="00000000" w:rsidP="00000000" w:rsidRDefault="00000000" w:rsidRPr="00000000" w14:paraId="000003D6">
      <w:pPr>
        <w:jc w:val="center"/>
        <w:rPr/>
      </w:pPr>
      <w:r w:rsidDel="00000000" w:rsidR="00000000" w:rsidRPr="00000000">
        <w:rPr>
          <w:rtl w:val="0"/>
        </w:rPr>
        <w:t xml:space="preserve">R = 0.40 + 0.033475888 + 0.059407066 + 0.061262935</w:t>
      </w:r>
    </w:p>
    <w:p w:rsidR="00000000" w:rsidDel="00000000" w:rsidP="00000000" w:rsidRDefault="00000000" w:rsidRPr="00000000" w14:paraId="000003D7">
      <w:pPr>
        <w:jc w:val="center"/>
        <w:rPr/>
      </w:pPr>
      <w:r w:rsidDel="00000000" w:rsidR="00000000" w:rsidRPr="00000000">
        <w:rPr>
          <w:rtl w:val="0"/>
        </w:rPr>
      </w:r>
    </w:p>
    <w:p w:rsidR="00000000" w:rsidDel="00000000" w:rsidP="00000000" w:rsidRDefault="00000000" w:rsidRPr="00000000" w14:paraId="000003D8">
      <w:pPr>
        <w:jc w:val="center"/>
        <w:rPr/>
      </w:pPr>
      <w:r w:rsidDel="00000000" w:rsidR="00000000" w:rsidRPr="00000000">
        <w:rPr>
          <w:rtl w:val="0"/>
        </w:rPr>
        <w:t xml:space="preserve">R = 0.554145889</w:t>
      </w:r>
    </w:p>
    <w:p w:rsidR="00000000" w:rsidDel="00000000" w:rsidP="00000000" w:rsidRDefault="00000000" w:rsidRPr="00000000" w14:paraId="000003D9">
      <w:pPr>
        <w:jc w:val="center"/>
        <w:rPr/>
      </w:pPr>
      <w:r w:rsidDel="00000000" w:rsidR="00000000" w:rsidRPr="00000000">
        <w:rPr>
          <w:rtl w:val="0"/>
        </w:rPr>
      </w:r>
    </w:p>
    <w:p w:rsidR="00000000" w:rsidDel="00000000" w:rsidP="00000000" w:rsidRDefault="00000000" w:rsidRPr="00000000" w14:paraId="000003DA">
      <w:pPr>
        <w:jc w:val="cente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3F. Applies the risk factor to UK net import dependence: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jc w:val="center"/>
        <w:rPr/>
      </w:pPr>
      <w:r w:rsidDel="00000000" w:rsidR="00000000" w:rsidRPr="00000000">
        <w:rPr>
          <w:rtl w:val="0"/>
        </w:rPr>
        <w:t xml:space="preserve">I × R = 0.442651747 × 0.554145889 = 0.245293646</w:t>
      </w:r>
    </w:p>
    <w:p w:rsidR="00000000" w:rsidDel="00000000" w:rsidP="00000000" w:rsidRDefault="00000000" w:rsidRPr="00000000" w14:paraId="000003DE">
      <w:pPr>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This is a 24.5294-point vulnerability deduction on the 100-point scale: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jc w:val="center"/>
        <w:rPr/>
      </w:pPr>
      <w:sdt>
        <w:sdtPr>
          <w:id w:val="741524143"/>
          <w:tag w:val="goog_rdk_75"/>
        </w:sdtPr>
        <w:sdtContent>
          <w:r w:rsidDel="00000000" w:rsidR="00000000" w:rsidRPr="00000000">
            <w:rPr>
              <w:rFonts w:ascii="Gungsuh" w:cs="Gungsuh" w:eastAsia="Gungsuh" w:hAnsi="Gungsuh"/>
              <w:rtl w:val="0"/>
            </w:rPr>
            <w:t xml:space="preserve">Component 3 = 100 × (1 − 0.245293646)</w:t>
          </w:r>
        </w:sdtContent>
      </w:sdt>
    </w:p>
    <w:p w:rsidR="00000000" w:rsidDel="00000000" w:rsidP="00000000" w:rsidRDefault="00000000" w:rsidRPr="00000000" w14:paraId="000003E2">
      <w:pPr>
        <w:jc w:val="center"/>
        <w:rPr/>
      </w:pPr>
      <w:r w:rsidDel="00000000" w:rsidR="00000000" w:rsidRPr="00000000">
        <w:rPr>
          <w:rtl w:val="0"/>
        </w:rPr>
      </w:r>
    </w:p>
    <w:p w:rsidR="00000000" w:rsidDel="00000000" w:rsidP="00000000" w:rsidRDefault="00000000" w:rsidRPr="00000000" w14:paraId="000003E3">
      <w:pPr>
        <w:jc w:val="center"/>
        <w:rPr/>
      </w:pPr>
      <w:sdt>
        <w:sdtPr>
          <w:id w:val="119680706"/>
          <w:tag w:val="goog_rdk_76"/>
        </w:sdtPr>
        <w:sdtContent>
          <w:r w:rsidDel="00000000" w:rsidR="00000000" w:rsidRPr="00000000">
            <w:rPr>
              <w:rFonts w:ascii="Gungsuh" w:cs="Gungsuh" w:eastAsia="Gungsuh" w:hAnsi="Gungsuh"/>
              <w:rtl w:val="0"/>
            </w:rPr>
            <w:t xml:space="preserve">Component 3 = 75.470635 ≈ 75.47 / 100</w:t>
          </w:r>
        </w:sdtContent>
      </w:sdt>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2"/>
        <w:rPr/>
      </w:pPr>
      <w:r w:rsidDel="00000000" w:rsidR="00000000" w:rsidRPr="00000000">
        <w:rPr>
          <w:rtl w:val="0"/>
        </w:rPr>
        <w:t xml:space="preserve">Component 4 – Ability to pay</w:t>
      </w:r>
    </w:p>
    <w:p w:rsidR="00000000" w:rsidDel="00000000" w:rsidP="00000000" w:rsidRDefault="00000000" w:rsidRPr="00000000" w14:paraId="000003E6">
      <w:pPr>
        <w:rPr/>
      </w:pPr>
      <w:r w:rsidDel="00000000" w:rsidR="00000000" w:rsidRPr="00000000">
        <w:rPr>
          <w:rtl w:val="0"/>
        </w:rPr>
        <w:t xml:space="preserve">The UK’s 2024 GDP per capita is $47,900.97 (constant 2015 US$). Logarithmic normalisation uses the lowest GDP per capita among countries in the index dataset (Burundi, $268.70) and the highest (Bermuda, $116,513.54).</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jc w:val="center"/>
        <w:rPr>
          <w:b w:val="1"/>
          <w:bCs w:val="1"/>
          <w:u w:val="single"/>
        </w:rPr>
      </w:pPr>
      <w:r w:rsidDel="00000000" w:rsidR="00000000" w:rsidRPr="00000000">
        <w:rPr>
          <w:b w:val="1"/>
          <w:bCs w:val="1"/>
          <w:u w:val="single"/>
          <w:rtl w:val="0"/>
        </w:rPr>
        <w:t xml:space="preserve">Table 6. UK Component 4 inputs (World Bank, constant 2015 US$, 2024)</w:t>
      </w:r>
    </w:p>
    <w:p w:rsidR="00000000" w:rsidDel="00000000" w:rsidP="00000000" w:rsidRDefault="00000000" w:rsidRPr="00000000" w14:paraId="000003EB">
      <w:pPr>
        <w:rPr/>
      </w:pPr>
      <w:r w:rsidDel="00000000" w:rsidR="00000000" w:rsidRPr="00000000">
        <w:rPr>
          <w:rtl w:val="0"/>
        </w:rPr>
      </w:r>
    </w:p>
    <w:sdt>
      <w:sdtPr>
        <w:lock w:val="contentLocked"/>
        <w:id w:val="102918925"/>
        <w:tag w:val="goog_rdk_77"/>
      </w:sdtPr>
      <w:sdtContent>
        <w:tbl>
          <w:tblPr>
            <w:tblStyle w:val="Table6"/>
            <w:tblW w:w="9440.0" w:type="dxa"/>
            <w:jc w:val="left"/>
            <w:tblLayout w:type="fixed"/>
            <w:tblLook w:val="0400"/>
          </w:tblPr>
          <w:tblGrid>
            <w:gridCol w:w="5040"/>
            <w:gridCol w:w="4400"/>
            <w:tblGridChange w:id="0">
              <w:tblGrid>
                <w:gridCol w:w="5040"/>
                <w:gridCol w:w="4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3EC">
                <w:pPr>
                  <w:spacing w:line="240" w:lineRule="auto"/>
                  <w:jc w:val="center"/>
                  <w:rPr>
                    <w:b w:val="1"/>
                    <w:bCs w:val="1"/>
                  </w:rPr>
                </w:pPr>
                <w:r w:rsidDel="00000000" w:rsidR="00000000" w:rsidRPr="00000000">
                  <w:rPr>
                    <w:b w:val="1"/>
                    <w:bCs w:val="1"/>
                    <w:rtl w:val="0"/>
                  </w:rPr>
                  <w:t xml:space="preserve">Input</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3ED">
                <w:pPr>
                  <w:spacing w:line="240" w:lineRule="auto"/>
                  <w:jc w:val="center"/>
                  <w:rPr>
                    <w:b w:val="1"/>
                    <w:bCs w:val="1"/>
                  </w:rPr>
                </w:pPr>
                <w:r w:rsidDel="00000000" w:rsidR="00000000" w:rsidRPr="00000000">
                  <w:rPr>
                    <w:b w:val="1"/>
                    <w:bCs w:val="1"/>
                    <w:rtl w:val="0"/>
                  </w:rPr>
                  <w:t xml:space="preserve">Value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E">
                <w:pPr>
                  <w:spacing w:line="240" w:lineRule="auto"/>
                  <w:rPr/>
                </w:pPr>
                <w:r w:rsidDel="00000000" w:rsidR="00000000" w:rsidRPr="00000000">
                  <w:rPr>
                    <w:rtl w:val="0"/>
                  </w:rPr>
                  <w:t xml:space="preserve">UK GDP per capita (constant 2015 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F">
                <w:pPr>
                  <w:spacing w:line="240" w:lineRule="auto"/>
                  <w:jc w:val="right"/>
                  <w:rPr/>
                </w:pPr>
                <w:r w:rsidDel="00000000" w:rsidR="00000000" w:rsidRPr="00000000">
                  <w:rPr>
                    <w:rtl w:val="0"/>
                  </w:rPr>
                  <w:t xml:space="preserve">$47,900.97</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0">
                <w:pPr>
                  <w:spacing w:line="240" w:lineRule="auto"/>
                  <w:rPr/>
                </w:pPr>
                <w:r w:rsidDel="00000000" w:rsidR="00000000" w:rsidRPr="00000000">
                  <w:rPr>
                    <w:rtl w:val="0"/>
                  </w:rPr>
                  <w:t xml:space="preserve">Minimum GDP per capita (Burundi)</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1">
                <w:pPr>
                  <w:spacing w:line="240" w:lineRule="auto"/>
                  <w:jc w:val="right"/>
                  <w:rPr/>
                </w:pPr>
                <w:r w:rsidDel="00000000" w:rsidR="00000000" w:rsidRPr="00000000">
                  <w:rPr>
                    <w:rtl w:val="0"/>
                  </w:rPr>
                  <w:t xml:space="preserve">$268.70</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2">
                <w:pPr>
                  <w:spacing w:line="240" w:lineRule="auto"/>
                  <w:rPr/>
                </w:pPr>
                <w:r w:rsidDel="00000000" w:rsidR="00000000" w:rsidRPr="00000000">
                  <w:rPr>
                    <w:rtl w:val="0"/>
                  </w:rPr>
                  <w:t xml:space="preserve">Maximum GDP per capita (Bermuda)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3">
                <w:pPr>
                  <w:spacing w:line="240" w:lineRule="auto"/>
                  <w:jc w:val="right"/>
                  <w:rPr/>
                </w:pPr>
                <w:r w:rsidDel="00000000" w:rsidR="00000000" w:rsidRPr="00000000">
                  <w:rPr>
                    <w:rtl w:val="0"/>
                  </w:rPr>
                  <w:t xml:space="preserve">$116,513.54</w:t>
                </w:r>
              </w:p>
            </w:tc>
          </w:tr>
        </w:tbl>
      </w:sdtContent>
    </w:sdt>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Taking natural logarithms: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jc w:val="center"/>
        <w:rPr/>
      </w:pPr>
      <w:r w:rsidDel="00000000" w:rsidR="00000000" w:rsidRPr="00000000">
        <w:rPr>
          <w:rtl w:val="0"/>
        </w:rPr>
        <w:t xml:space="preserve">ln(47,900.97) = 10.776891</w:t>
      </w:r>
    </w:p>
    <w:p w:rsidR="00000000" w:rsidDel="00000000" w:rsidP="00000000" w:rsidRDefault="00000000" w:rsidRPr="00000000" w14:paraId="000003F8">
      <w:pPr>
        <w:jc w:val="center"/>
        <w:rPr/>
      </w:pPr>
      <w:r w:rsidDel="00000000" w:rsidR="00000000" w:rsidRPr="00000000">
        <w:rPr>
          <w:rtl w:val="0"/>
        </w:rPr>
      </w:r>
    </w:p>
    <w:p w:rsidR="00000000" w:rsidDel="00000000" w:rsidP="00000000" w:rsidRDefault="00000000" w:rsidRPr="00000000" w14:paraId="000003F9">
      <w:pPr>
        <w:jc w:val="center"/>
        <w:rPr/>
      </w:pPr>
      <w:r w:rsidDel="00000000" w:rsidR="00000000" w:rsidRPr="00000000">
        <w:rPr>
          <w:rtl w:val="0"/>
        </w:rPr>
        <w:t xml:space="preserve">ln(268.70) = 5.593599</w:t>
      </w:r>
    </w:p>
    <w:p w:rsidR="00000000" w:rsidDel="00000000" w:rsidP="00000000" w:rsidRDefault="00000000" w:rsidRPr="00000000" w14:paraId="000003FA">
      <w:pPr>
        <w:jc w:val="center"/>
        <w:rPr/>
      </w:pPr>
      <w:r w:rsidDel="00000000" w:rsidR="00000000" w:rsidRPr="00000000">
        <w:rPr>
          <w:rtl w:val="0"/>
        </w:rPr>
      </w:r>
    </w:p>
    <w:p w:rsidR="00000000" w:rsidDel="00000000" w:rsidP="00000000" w:rsidRDefault="00000000" w:rsidRPr="00000000" w14:paraId="000003FB">
      <w:pPr>
        <w:jc w:val="center"/>
        <w:rPr/>
      </w:pPr>
      <w:r w:rsidDel="00000000" w:rsidR="00000000" w:rsidRPr="00000000">
        <w:rPr>
          <w:rtl w:val="0"/>
        </w:rPr>
        <w:t xml:space="preserve">ln(116,513.54) = 11.665763</w:t>
      </w:r>
    </w:p>
    <w:p w:rsidR="00000000" w:rsidDel="00000000" w:rsidP="00000000" w:rsidRDefault="00000000" w:rsidRPr="00000000" w14:paraId="000003FC">
      <w:pPr>
        <w:jc w:val="cente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w:t>
      </w:r>
      <w:r w:rsidDel="00000000" w:rsidR="00000000" w:rsidRPr="00000000">
        <w:rPr>
          <w:rtl w:val="0"/>
        </w:rPr>
        <w:t xml:space="preserve">he UK’s log distance above the minimum and the full log range: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jc w:val="center"/>
        <w:rPr/>
      </w:pPr>
      <w:sdt>
        <w:sdtPr>
          <w:id w:val="-867574143"/>
          <w:tag w:val="goog_rdk_78"/>
        </w:sdtPr>
        <w:sdtContent>
          <w:r w:rsidDel="00000000" w:rsidR="00000000" w:rsidRPr="00000000">
            <w:rPr>
              <w:rFonts w:ascii="Gungsuh" w:cs="Gungsuh" w:eastAsia="Gungsuh" w:hAnsi="Gungsuh"/>
              <w:rtl w:val="0"/>
            </w:rPr>
            <w:t xml:space="preserve">Numerator = 10.776891 − 5.593599 = 5.183292</w:t>
          </w:r>
        </w:sdtContent>
      </w:sdt>
    </w:p>
    <w:p w:rsidR="00000000" w:rsidDel="00000000" w:rsidP="00000000" w:rsidRDefault="00000000" w:rsidRPr="00000000" w14:paraId="00000400">
      <w:pPr>
        <w:jc w:val="center"/>
        <w:rPr/>
      </w:pPr>
      <w:r w:rsidDel="00000000" w:rsidR="00000000" w:rsidRPr="00000000">
        <w:rPr>
          <w:rtl w:val="0"/>
        </w:rPr>
      </w:r>
    </w:p>
    <w:p w:rsidR="00000000" w:rsidDel="00000000" w:rsidP="00000000" w:rsidRDefault="00000000" w:rsidRPr="00000000" w14:paraId="00000401">
      <w:pPr>
        <w:jc w:val="center"/>
        <w:rPr/>
      </w:pPr>
      <w:sdt>
        <w:sdtPr>
          <w:id w:val="-593677577"/>
          <w:tag w:val="goog_rdk_79"/>
        </w:sdtPr>
        <w:sdtContent>
          <w:r w:rsidDel="00000000" w:rsidR="00000000" w:rsidRPr="00000000">
            <w:rPr>
              <w:rFonts w:ascii="Gungsuh" w:cs="Gungsuh" w:eastAsia="Gungsuh" w:hAnsi="Gungsuh"/>
              <w:rtl w:val="0"/>
            </w:rPr>
            <w:t xml:space="preserve">Denominator = 11.665763 − 5.593599 = 6.072164</w:t>
          </w:r>
        </w:sdtContent>
      </w:sdt>
    </w:p>
    <w:p w:rsidR="00000000" w:rsidDel="00000000" w:rsidP="00000000" w:rsidRDefault="00000000" w:rsidRPr="00000000" w14:paraId="00000402">
      <w:pPr>
        <w:jc w:val="center"/>
        <w:rPr/>
      </w:pPr>
      <w:r w:rsidDel="00000000" w:rsidR="00000000" w:rsidRPr="00000000">
        <w:rPr>
          <w:rtl w:val="0"/>
        </w:rPr>
      </w:r>
    </w:p>
    <w:p w:rsidR="00000000" w:rsidDel="00000000" w:rsidP="00000000" w:rsidRDefault="00000000" w:rsidRPr="00000000" w14:paraId="00000403">
      <w:pPr>
        <w:jc w:val="cente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Normalised to a 0–100 score: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jc w:val="center"/>
        <w:rPr/>
      </w:pPr>
      <w:r w:rsidDel="00000000" w:rsidR="00000000" w:rsidRPr="00000000">
        <w:rPr>
          <w:rtl w:val="0"/>
        </w:rPr>
        <w:t xml:space="preserve">Component 4 = 100 × 5.183292 / 6.072164</w:t>
      </w:r>
    </w:p>
    <w:p w:rsidR="00000000" w:rsidDel="00000000" w:rsidP="00000000" w:rsidRDefault="00000000" w:rsidRPr="00000000" w14:paraId="00000407">
      <w:pPr>
        <w:jc w:val="center"/>
        <w:rPr/>
      </w:pPr>
      <w:r w:rsidDel="00000000" w:rsidR="00000000" w:rsidRPr="00000000">
        <w:rPr>
          <w:rtl w:val="0"/>
        </w:rPr>
      </w:r>
    </w:p>
    <w:p w:rsidR="00000000" w:rsidDel="00000000" w:rsidP="00000000" w:rsidRDefault="00000000" w:rsidRPr="00000000" w14:paraId="00000408">
      <w:pPr>
        <w:jc w:val="center"/>
        <w:rPr/>
      </w:pPr>
      <w:sdt>
        <w:sdtPr>
          <w:id w:val="1887366606"/>
          <w:tag w:val="goog_rdk_80"/>
        </w:sdtPr>
        <w:sdtContent>
          <w:r w:rsidDel="00000000" w:rsidR="00000000" w:rsidRPr="00000000">
            <w:rPr>
              <w:rFonts w:ascii="Gungsuh" w:cs="Gungsuh" w:eastAsia="Gungsuh" w:hAnsi="Gungsuh"/>
              <w:rtl w:val="0"/>
            </w:rPr>
            <w:t xml:space="preserve">Component 4 = 85.361533 ≈ 85.36 / 100</w:t>
          </w:r>
        </w:sdtContent>
      </w:sdt>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2"/>
        <w:rPr/>
      </w:pPr>
      <w:r w:rsidDel="00000000" w:rsidR="00000000" w:rsidRPr="00000000">
        <w:rPr>
          <w:rtl w:val="0"/>
        </w:rPr>
        <w:t xml:space="preserve">UK Overall Energy Security Index</w:t>
      </w:r>
    </w:p>
    <w:p w:rsidR="00000000" w:rsidDel="00000000" w:rsidP="00000000" w:rsidRDefault="00000000" w:rsidRPr="00000000" w14:paraId="0000040B">
      <w:pPr>
        <w:rPr/>
      </w:pPr>
      <w:r w:rsidDel="00000000" w:rsidR="00000000" w:rsidRPr="00000000">
        <w:rPr>
          <w:rtl w:val="0"/>
        </w:rPr>
        <w:t xml:space="preserve">Each component receives an equal 25% weight. The UK’s four component scores are: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jc w:val="center"/>
        <w:rPr/>
      </w:pPr>
      <w:r w:rsidDel="00000000" w:rsidR="00000000" w:rsidRPr="00000000">
        <w:rPr>
          <w:rtl w:val="0"/>
        </w:rPr>
        <w:t xml:space="preserve">Overall = (63.556655 + 81.030822 + 75.470635 + 85.361533) / 4</w:t>
      </w:r>
    </w:p>
    <w:p w:rsidR="00000000" w:rsidDel="00000000" w:rsidP="00000000" w:rsidRDefault="00000000" w:rsidRPr="00000000" w14:paraId="0000040E">
      <w:pPr>
        <w:jc w:val="center"/>
        <w:rPr/>
      </w:pPr>
      <w:r w:rsidDel="00000000" w:rsidR="00000000" w:rsidRPr="00000000">
        <w:rPr>
          <w:rtl w:val="0"/>
        </w:rPr>
      </w:r>
    </w:p>
    <w:p w:rsidR="00000000" w:rsidDel="00000000" w:rsidP="00000000" w:rsidRDefault="00000000" w:rsidRPr="00000000" w14:paraId="0000040F">
      <w:pPr>
        <w:jc w:val="center"/>
        <w:rPr/>
      </w:pPr>
      <w:r w:rsidDel="00000000" w:rsidR="00000000" w:rsidRPr="00000000">
        <w:rPr>
          <w:rtl w:val="0"/>
        </w:rPr>
        <w:t xml:space="preserve">Overall = 305.419645 / 4 = 76.354911</w:t>
      </w:r>
    </w:p>
    <w:p w:rsidR="00000000" w:rsidDel="00000000" w:rsidP="00000000" w:rsidRDefault="00000000" w:rsidRPr="00000000" w14:paraId="00000410">
      <w:pPr>
        <w:jc w:val="center"/>
        <w:rPr/>
      </w:pPr>
      <w:r w:rsidDel="00000000" w:rsidR="00000000" w:rsidRPr="00000000">
        <w:rPr>
          <w:rtl w:val="0"/>
        </w:rPr>
      </w:r>
    </w:p>
    <w:p w:rsidR="00000000" w:rsidDel="00000000" w:rsidP="00000000" w:rsidRDefault="00000000" w:rsidRPr="00000000" w14:paraId="00000411">
      <w:pPr>
        <w:jc w:val="center"/>
        <w:rPr/>
      </w:pPr>
      <w:r w:rsidDel="00000000" w:rsidR="00000000" w:rsidRPr="00000000">
        <w:rPr>
          <w:rtl w:val="0"/>
        </w:rPr>
        <w:t xml:space="preserve">United Kingdom Energy Security Index = 76.35 / 100</w:t>
      </w:r>
    </w:p>
    <w:p w:rsidR="00000000" w:rsidDel="00000000" w:rsidP="00000000" w:rsidRDefault="00000000" w:rsidRPr="00000000" w14:paraId="00000412">
      <w:pPr>
        <w:jc w:val="cente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Thus, </w:t>
      </w:r>
      <w:r w:rsidDel="00000000" w:rsidR="00000000" w:rsidRPr="00000000">
        <w:rPr>
          <w:rtl w:val="0"/>
        </w:rPr>
        <w:t xml:space="preserve">the United Kingdom ranks 41st of 187 countries and territories in the Global Energy Security Index 2026.</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jc w:val="center"/>
        <w:rPr/>
      </w:pPr>
      <w:r w:rsidDel="00000000" w:rsidR="00000000" w:rsidRPr="00000000">
        <w:rPr>
          <w:rtl w:val="0"/>
        </w:rPr>
        <w:t xml:space="preserve">####</w:t>
      </w:r>
    </w:p>
    <w:p w:rsidR="00000000" w:rsidDel="00000000" w:rsidP="00000000" w:rsidRDefault="00000000" w:rsidRPr="00000000" w14:paraId="00000418">
      <w:pPr>
        <w:jc w:val="both"/>
        <w:rPr/>
      </w:pPr>
      <w:r w:rsidDel="00000000" w:rsidR="00000000" w:rsidRPr="00000000">
        <w:rPr>
          <w:rtl w:val="0"/>
        </w:rPr>
      </w:r>
    </w:p>
    <w:p w:rsidR="00000000" w:rsidDel="00000000" w:rsidP="00000000" w:rsidRDefault="00000000" w:rsidRPr="00000000" w14:paraId="00000419">
      <w:pPr>
        <w:jc w:val="both"/>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lvia Andreoletti" w:id="1" w:date="2026-10-13T10:00:55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@jasper@adamsmith.org copied this from your Hydra paper</w:t>
      </w:r>
    </w:p>
  </w:comment>
  <w:comment w:author="Silvia Andreoletti" w:id="0" w:date="2026-10-13T10:00:25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@olivermcphersonsmith@protonmail.com took this bio from the ASI website but please do edit whatever you'd like - the only thing is that I would make the first sentence about your White House role rather than your current position, as it lends the report even more credibility.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F" w15:done="0"/>
  <w15:commentEx w15:paraId="0000043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Times New Roman"/>
  <w:font w:name="Arial"/>
  <w:font w:name="Aptos"/>
  <w:font w:name="Play">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Reuters, ‘Ireland facing “very severe” situation due to protester fuel blockades, PM says’, Reuters (10 April 2026), </w:t>
      </w:r>
      <w:hyperlink r:id="rId1">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https://www.reuters.com/business/energy/ireland-facing-very-severe-situation-due-protester-fuel-blockades-pm-says-2026-04-10/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1">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Shahmeer Khan, ‘Darkness boils over as power protest turns fiery’, The Express Tribune (28 September 2026), </w:t>
      </w:r>
      <w:hyperlink r:id="rId2">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https://tribune.com.pk/story/2631773/darkness-boils-over-as-power-protest-turns-fiery</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2">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Mikhail Polianskii, ‘Inside Vladimir Putin’s Hall of Mirrors: How the Kremlin’s Miscalculation of Western Resolve Emboldened Russia’s Invasion of Ukraine’, Nationalities Papers (2024), </w:t>
      </w:r>
      <w:hyperlink r:id="rId3">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https://www.cambridge.org/core/journals/nationalities-papers/article/inside-vladimir-putins-hall-of-mirrors-how-the-kremlins-miscalculation-of-western-resolve-emboldened-russias-invasion-of-ukraine/3D47DC8E75E4400AB704CAD48FA2069E</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3">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World Energy Council, ‘World Energy Trilemma Index’, accessed 04/10/2026, </w:t>
      </w:r>
      <w:hyperlink r:id="rId4">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https://trilemma.worldenergy.org/</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World Economic Forum, ‘Energy Transition Index 2026’ (2026), </w:t>
      </w:r>
      <w:hyperlink r:id="rId5">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https://www.weforum.org/publications/energy-transition-index-2026/in-full/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5">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 Qiang Wang and Kan Zhou, ‘A framework for evaluating global national energy security’, Applied Energy 188 (2017), pp. 19–31, </w:t>
      </w:r>
      <w:hyperlink r:id="rId6">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https://www.sciencedirect.com/science/article/abs/pii/S0306261916317470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Abdelrahman Azzuni and Christian Breyer, ‘Global Energy Security Index and Its Application on National Level’, Energies 13(10) (2020), article 2502, </w:t>
      </w:r>
      <w:hyperlink r:id="rId7">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https://www.mdpi.com/1996-1073/13/10/2502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6">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Margaret Thatcher, ‘Speech to Forum of Eastern and Central European Entrepreneurs’, Margaret Thatcher Foundation (22 October 1991), </w:t>
      </w:r>
      <w:hyperlink r:id="rId8">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https://www.margaretthatcher.org/document/108288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7">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Statistisches Bundesamt (Destatis), ‘Stromerzeugung im 1. Halbjahr 2026: 6,5 % mehr Strom aus erneuerbaren Energien’, press release no. 317 (8 September 2026), </w:t>
      </w:r>
      <w:hyperlink r:id="rId9">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https://www.destatis.de/DE/Presse/Pressemitteilungen/2026/09/PD26_317_43312.html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Réseau de Transport d’Électricité (RTE), ‘Annual Electricity Review 2024’ (2025), p. 52, </w:t>
      </w:r>
      <w:hyperlink r:id="rId10">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https://assets.rte-france.com/analyse-et-donnees/2025-11/RTE%20-%20Annual%20electricity%20review%202024%20-%20Full%20report.pdf</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9">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International Monetary Fund, ‘Argentina: Economic Developments’, IMF Country Report no. 16/68 (2016), p. 12, </w:t>
      </w:r>
      <w:hyperlink r:id="rId11">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https://www.elibrary.imf.org/view/journals/002/2016/068/article-A001-en.xml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10">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Ministry of Energy, Trade and Industry (Singapore), ‘Oral reply to PQ on impact of Indonesia’s recalibration of LNG trade on Singapore’s energy security’ (23 September 2025), </w:t>
      </w:r>
      <w:hyperlink r:id="rId12">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https://www.meti.gov.sg/newsroom/oral-reply-to-pq-on-impact-of-indonesias-recalibration-of-lng-trade-on-singapores-energy-security/</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11">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Ministry of Power (India), ‘Every GENCO-Central/State/IPP procures coal as per their requirements, through a transparent competitive bidding process’, Press Information Bureau (28 March 2023), </w:t>
      </w:r>
      <w:hyperlink r:id="rId13">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https://www.pib.gov.in/PressReleasePage.aspx?PRID=1911531&amp;reg=48&amp;lang=2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12">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 Energy Information Administration, ‘International Energy Statistics: Electricity Generation’, accessed 04/10/2026, </w:t>
      </w:r>
      <w:hyperlink r:id="rId14">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https://www.eia.gov/international/data/world/electricity/electricity-generation</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13">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 Energy Information Administration, ‘Primary energy’, EIA Glossary, accessed 04/10/2026, </w:t>
      </w:r>
      <w:hyperlink r:id="rId15">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https://www.eia.gov/tools/glossary/index.php?id=Primary%20energy</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14">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 for example, European Commission, ‘EU energy security – evaluating the EU’s security of electricity and gas supply framework’, Commission Staff Working Document SWD(2025) 435 final (2025), p. 99 (on the HHI measure of gas-import supplier concentration), </w:t>
      </w:r>
      <w:hyperlink r:id="rId16">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https://eur-lex.europa.eu/legal-content/EN/TXT/PDF/?uri=CELEX:52025SC0435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Diversity </w:t>
      </w:r>
      <w:r w:rsidDel="00000000" w:rsidR="00000000" w:rsidRPr="00000000">
        <w:rPr>
          <w:sz w:val="20"/>
          <w:szCs w:val="20"/>
          <w:rtl w:val="0"/>
        </w:rPr>
        <w:t xml:space="preserve">indices considered and rejected include Shannon-Wiener and Rao-Stirling.</w:t>
      </w:r>
      <w:r w:rsidDel="00000000" w:rsidR="00000000" w:rsidRPr="00000000">
        <w:rPr>
          <w:rtl w:val="0"/>
        </w:rPr>
      </w:r>
    </w:p>
  </w:footnote>
  <w:footnote w:id="15">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Bank of Guyana, ‘Annual Report 2024’, </w:t>
      </w:r>
      <w:hyperlink r:id="rId17">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https://bankofguyana.org.gy/bog3/images/research/Reports/ANNREP2024.pdf</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16">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CEPII, ‘BACI: International Trade Database at the Product-Level’, accessed 04/10/2026, </w:t>
      </w:r>
      <w:hyperlink r:id="rId18">
        <w:r w:rsidDel="00000000" w:rsidR="00000000" w:rsidRPr="00000000">
          <w:rPr>
            <w:rFonts w:ascii="Times New Roman" w:cs="Times New Roman" w:eastAsia="Times New Roman" w:hAnsi="Times New Roman"/>
            <w:b w:val="0"/>
            <w:bCs w:val="0"/>
            <w:i w:val="0"/>
            <w:iCs w:val="0"/>
            <w:smallCaps w:val="0"/>
            <w:strike w:val="0"/>
            <w:color w:val="467886"/>
            <w:sz w:val="20"/>
            <w:szCs w:val="20"/>
            <w:u w:val="single"/>
            <w:shd w:fill="auto" w:val="clear"/>
            <w:vertAlign w:val="baseline"/>
            <w:rtl w:val="0"/>
          </w:rPr>
          <w:t xml:space="preserve">https://www.cepii.fr/DATA_DOWNLOAD/baci/doc/baci_webpage.html</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17">
    <w:p w:rsidR="00000000" w:rsidDel="00000000" w:rsidP="00000000" w:rsidRDefault="00000000" w:rsidRPr="00000000" w14:paraId="0000042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EIA International Energy; CEPII-BACI; World Bank WGI; World Bank GDP per capita (constant 2015 US$).</w:t>
      </w:r>
    </w:p>
  </w:footnote>
  <w:footnote w:id="18">
    <w:p w:rsidR="00000000" w:rsidDel="00000000" w:rsidP="00000000" w:rsidRDefault="00000000" w:rsidRPr="00000000" w14:paraId="0000042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Native datasets yield slightly varied statistics relevant to different components but incur little variation to the final index score. For example, running this methodology with different, native data sources (DESNZ, HMRC and ONS, 2025; World Bank WGI for political stability) varies the final UK index score by 0.62. EIA data is nonetheless used to ensure all data between countries is comparable, as is standard practice for similar global indices.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40"/>
      <w:szCs w:val="40"/>
    </w:rPr>
  </w:style>
  <w:style w:type="paragraph" w:styleId="Heading2">
    <w:name w:val="heading 2"/>
    <w:basedOn w:val="Normal"/>
    <w:next w:val="Normal"/>
    <w:pPr>
      <w:keepNext w:val="1"/>
      <w:keepLines w:val="1"/>
      <w:spacing w:after="80" w:before="160" w:lineRule="auto"/>
    </w:pPr>
    <w:rPr>
      <w:b w:val="1"/>
      <w:bCs w:val="1"/>
      <w:sz w:val="28"/>
      <w:szCs w:val="28"/>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07A55"/>
    <w:pPr>
      <w:keepNext w:val="1"/>
      <w:keepLines w:val="1"/>
      <w:spacing w:before="40"/>
      <w:outlineLvl w:val="6"/>
    </w:pPr>
    <w:rPr>
      <w:rFonts w:asciiTheme="minorHAnsi" w:cstheme="majorBidi" w:eastAsiaTheme="majorEastAsia" w:hAnsiTheme="minorHAnsi"/>
      <w:color w:val="595959" w:themeColor="text1" w:themeTint="0000A6"/>
      <w:kern w:val="2"/>
    </w:rPr>
  </w:style>
  <w:style w:type="paragraph" w:styleId="Heading8">
    <w:name w:val="heading 8"/>
    <w:basedOn w:val="Normal"/>
    <w:next w:val="Normal"/>
    <w:link w:val="Heading8Char"/>
    <w:uiPriority w:val="9"/>
    <w:semiHidden w:val="1"/>
    <w:unhideWhenUsed w:val="1"/>
    <w:qFormat w:val="1"/>
    <w:rsid w:val="00C07A55"/>
    <w:pPr>
      <w:keepNext w:val="1"/>
      <w:keepLines w:val="1"/>
      <w:outlineLvl w:val="7"/>
    </w:pPr>
    <w:rPr>
      <w:rFonts w:asciiTheme="minorHAnsi" w:cstheme="majorBidi" w:eastAsiaTheme="majorEastAsia" w:hAnsiTheme="minorHAnsi"/>
      <w:i w:val="1"/>
      <w:iCs w:val="1"/>
      <w:color w:val="272727" w:themeColor="text1" w:themeTint="0000D8"/>
      <w:kern w:val="2"/>
    </w:rPr>
  </w:style>
  <w:style w:type="paragraph" w:styleId="Heading9">
    <w:name w:val="heading 9"/>
    <w:basedOn w:val="Normal"/>
    <w:next w:val="Normal"/>
    <w:link w:val="Heading9Char"/>
    <w:uiPriority w:val="9"/>
    <w:semiHidden w:val="1"/>
    <w:unhideWhenUsed w:val="1"/>
    <w:qFormat w:val="1"/>
    <w:rsid w:val="00C07A55"/>
    <w:pPr>
      <w:keepNext w:val="1"/>
      <w:keepLines w:val="1"/>
      <w:outlineLvl w:val="8"/>
    </w:pPr>
    <w:rPr>
      <w:rFonts w:asciiTheme="minorHAnsi" w:cstheme="majorBidi" w:eastAsiaTheme="majorEastAsia" w:hAnsiTheme="minorHAnsi"/>
      <w:color w:val="272727" w:themeColor="text1" w:themeTint="0000D8"/>
      <w:kern w:val="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07A5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07A5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07A55"/>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C07A55"/>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C07A55"/>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C07A55"/>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C07A55"/>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C07A55"/>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C07A55"/>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C07A5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07A55"/>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C07A55"/>
    <w:pPr>
      <w:spacing w:after="160" w:before="160"/>
      <w:jc w:val="center"/>
    </w:pPr>
    <w:rPr>
      <w:rFonts w:eastAsiaTheme="minorHAnsi"/>
      <w:i w:val="1"/>
      <w:iCs w:val="1"/>
      <w:color w:val="404040" w:themeColor="text1" w:themeTint="0000BF"/>
      <w:kern w:val="2"/>
    </w:rPr>
  </w:style>
  <w:style w:type="character" w:styleId="QuoteChar" w:customStyle="1">
    <w:name w:val="Quote Char"/>
    <w:basedOn w:val="DefaultParagraphFont"/>
    <w:link w:val="Quote"/>
    <w:uiPriority w:val="29"/>
    <w:rsid w:val="00C07A55"/>
    <w:rPr>
      <w:i w:val="1"/>
      <w:iCs w:val="1"/>
      <w:color w:val="404040" w:themeColor="text1" w:themeTint="0000BF"/>
    </w:rPr>
  </w:style>
  <w:style w:type="paragraph" w:styleId="ListParagraph">
    <w:name w:val="List Paragraph"/>
    <w:basedOn w:val="Normal"/>
    <w:uiPriority w:val="34"/>
    <w:qFormat w:val="1"/>
    <w:rsid w:val="00C07A55"/>
    <w:pPr>
      <w:ind w:left="720"/>
      <w:contextualSpacing w:val="1"/>
    </w:pPr>
    <w:rPr>
      <w:rFonts w:eastAsiaTheme="minorHAnsi"/>
      <w:kern w:val="2"/>
    </w:rPr>
  </w:style>
  <w:style w:type="character" w:styleId="IntenseEmphasis">
    <w:name w:val="Intense Emphasis"/>
    <w:basedOn w:val="DefaultParagraphFont"/>
    <w:uiPriority w:val="21"/>
    <w:qFormat w:val="1"/>
    <w:rsid w:val="00C07A55"/>
    <w:rPr>
      <w:i w:val="1"/>
      <w:iCs w:val="1"/>
      <w:color w:val="0f4761" w:themeColor="accent1" w:themeShade="0000BF"/>
    </w:rPr>
  </w:style>
  <w:style w:type="paragraph" w:styleId="IntenseQuote">
    <w:name w:val="Intense Quote"/>
    <w:basedOn w:val="Normal"/>
    <w:next w:val="Normal"/>
    <w:link w:val="IntenseQuoteChar"/>
    <w:uiPriority w:val="30"/>
    <w:qFormat w:val="1"/>
    <w:rsid w:val="00C07A55"/>
    <w:pPr>
      <w:pBdr>
        <w:top w:color="0f4761" w:space="10" w:sz="4" w:themeColor="accent1" w:themeShade="0000BF" w:val="single"/>
        <w:bottom w:color="0f4761" w:space="10" w:sz="4" w:themeColor="accent1" w:themeShade="0000BF" w:val="single"/>
      </w:pBdr>
      <w:spacing w:after="360" w:before="360"/>
      <w:ind w:left="864" w:right="864"/>
      <w:jc w:val="center"/>
    </w:pPr>
    <w:rPr>
      <w:rFonts w:eastAsiaTheme="minorHAnsi"/>
      <w:i w:val="1"/>
      <w:iCs w:val="1"/>
      <w:color w:val="0f4761" w:themeColor="accent1" w:themeShade="0000BF"/>
      <w:kern w:val="2"/>
    </w:rPr>
  </w:style>
  <w:style w:type="character" w:styleId="IntenseQuoteChar" w:customStyle="1">
    <w:name w:val="Intense Quote Char"/>
    <w:basedOn w:val="DefaultParagraphFont"/>
    <w:link w:val="IntenseQuote"/>
    <w:uiPriority w:val="30"/>
    <w:rsid w:val="00C07A55"/>
    <w:rPr>
      <w:i w:val="1"/>
      <w:iCs w:val="1"/>
      <w:color w:val="0f4761" w:themeColor="accent1" w:themeShade="0000BF"/>
    </w:rPr>
  </w:style>
  <w:style w:type="character" w:styleId="IntenseReference">
    <w:name w:val="Intense Reference"/>
    <w:basedOn w:val="DefaultParagraphFont"/>
    <w:uiPriority w:val="32"/>
    <w:qFormat w:val="1"/>
    <w:rsid w:val="00C07A55"/>
    <w:rPr>
      <w:b w:val="1"/>
      <w:bCs w:val="1"/>
      <w:smallCaps w:val="1"/>
      <w:color w:val="0f4761" w:themeColor="accent1" w:themeShade="0000BF"/>
      <w:spacing w:val="5"/>
    </w:rPr>
  </w:style>
  <w:style w:type="paragraph" w:styleId="NormalWeb">
    <w:name w:val="Normal (Web)"/>
    <w:basedOn w:val="Normal"/>
    <w:uiPriority w:val="99"/>
    <w:semiHidden w:val="1"/>
    <w:unhideWhenUsed w:val="1"/>
    <w:rsid w:val="007B7EC0"/>
    <w:pPr>
      <w:spacing w:after="100" w:afterAutospacing="1" w:before="100" w:beforeAutospacing="1"/>
    </w:pPr>
  </w:style>
  <w:style w:type="character" w:styleId="HTMLCode">
    <w:name w:val="HTML Code"/>
    <w:basedOn w:val="DefaultParagraphFont"/>
    <w:uiPriority w:val="99"/>
    <w:semiHidden w:val="1"/>
    <w:unhideWhenUsed w:val="1"/>
    <w:rsid w:val="007B7EC0"/>
    <w:rPr>
      <w:rFonts w:ascii="Courier New" w:cs="Courier New" w:eastAsia="Times New Roman" w:hAnsi="Courier New"/>
      <w:sz w:val="20"/>
      <w:szCs w:val="20"/>
    </w:rPr>
  </w:style>
  <w:style w:type="character" w:styleId="Strong">
    <w:name w:val="Strong"/>
    <w:basedOn w:val="DefaultParagraphFont"/>
    <w:uiPriority w:val="22"/>
    <w:qFormat w:val="1"/>
    <w:rsid w:val="00C77F4C"/>
    <w:rPr>
      <w:b w:val="1"/>
      <w:bCs w:val="1"/>
    </w:rPr>
  </w:style>
  <w:style w:type="paragraph" w:styleId="FootnoteText">
    <w:name w:val="footnote text"/>
    <w:basedOn w:val="Normal"/>
    <w:link w:val="FootnoteTextChar"/>
    <w:uiPriority w:val="99"/>
    <w:semiHidden w:val="1"/>
    <w:unhideWhenUsed w:val="1"/>
    <w:rsid w:val="005A4CBE"/>
    <w:rPr>
      <w:sz w:val="20"/>
      <w:szCs w:val="20"/>
    </w:rPr>
  </w:style>
  <w:style w:type="character" w:styleId="FootnoteTextChar" w:customStyle="1">
    <w:name w:val="Footnote Text Char"/>
    <w:basedOn w:val="DefaultParagraphFont"/>
    <w:link w:val="FootnoteText"/>
    <w:uiPriority w:val="99"/>
    <w:semiHidden w:val="1"/>
    <w:rsid w:val="005A4CBE"/>
    <w:rPr>
      <w:rFonts w:eastAsia="Times New Roman"/>
      <w:kern w:val="0"/>
      <w:sz w:val="20"/>
      <w:szCs w:val="20"/>
    </w:rPr>
  </w:style>
  <w:style w:type="character" w:styleId="FootnoteReference">
    <w:name w:val="footnote reference"/>
    <w:basedOn w:val="DefaultParagraphFont"/>
    <w:uiPriority w:val="99"/>
    <w:semiHidden w:val="1"/>
    <w:unhideWhenUsed w:val="1"/>
    <w:rsid w:val="005A4CBE"/>
    <w:rPr>
      <w:vertAlign w:val="superscript"/>
    </w:rPr>
  </w:style>
  <w:style w:type="character" w:styleId="Hyperlink">
    <w:name w:val="Hyperlink"/>
    <w:basedOn w:val="DefaultParagraphFont"/>
    <w:uiPriority w:val="99"/>
    <w:unhideWhenUsed w:val="1"/>
    <w:rsid w:val="005A4CBE"/>
    <w:rPr>
      <w:color w:val="467886" w:themeColor="hyperlink"/>
      <w:u w:val="single"/>
    </w:rPr>
  </w:style>
  <w:style w:type="character" w:styleId="UnresolvedMention">
    <w:name w:val="Unresolved Mention"/>
    <w:basedOn w:val="DefaultParagraphFont"/>
    <w:uiPriority w:val="99"/>
    <w:semiHidden w:val="1"/>
    <w:unhideWhenUsed w:val="1"/>
    <w:rsid w:val="005A4CBE"/>
    <w:rPr>
      <w:color w:val="605e5c"/>
      <w:shd w:color="auto" w:fill="e1dfdd" w:val="clear"/>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notes.xml.rels><?xml version="1.0" encoding="UTF-8" standalone="yes"?><Relationships xmlns="http://schemas.openxmlformats.org/package/2006/relationships"><Relationship Id="rId11" Type="http://schemas.openxmlformats.org/officeDocument/2006/relationships/hyperlink" Target="https://www.elibrary.imf.org/view/journals/002/2016/068/article-A001-en.xml" TargetMode="External"/><Relationship Id="rId10" Type="http://schemas.openxmlformats.org/officeDocument/2006/relationships/hyperlink" Target="https://assets.rte-france.com/analyse-et-donnees/2025-11/RTE%20-%20Annual%20electricity%20review%202024%20-%20Full%20report.pdf" TargetMode="External"/><Relationship Id="rId13" Type="http://schemas.openxmlformats.org/officeDocument/2006/relationships/hyperlink" Target="https://www.pib.gov.in/PressReleasePage.aspx?PRID=1911531&amp;reg=48&amp;lang=2" TargetMode="External"/><Relationship Id="rId12" Type="http://schemas.openxmlformats.org/officeDocument/2006/relationships/hyperlink" Target="https://www.meti.gov.sg/newsroom/oral-reply-to-pq-on-impact-of-indonesias-recalibration-of-lng-trade-on-singapores-energy-security/" TargetMode="External"/><Relationship Id="rId1" Type="http://schemas.openxmlformats.org/officeDocument/2006/relationships/hyperlink" Target="https://www.reuters.com/business/energy/ireland-facing-very-severe-situation-due-protester-fuel-blockades-pm-says-2026-04-10/" TargetMode="External"/><Relationship Id="rId2" Type="http://schemas.openxmlformats.org/officeDocument/2006/relationships/hyperlink" Target="https://tribune.com.pk/story/2631773/darkness-boils-over-as-power-protest-turns-fiery" TargetMode="External"/><Relationship Id="rId3" Type="http://schemas.openxmlformats.org/officeDocument/2006/relationships/hyperlink" Target="https://www.cambridge.org/core/journals/nationalities-papers/article/inside-vladimir-putins-hall-of-mirrors-how-the-kremlins-miscalculation-of-western-resolve-emboldened-russias-invasion-of-ukraine/3D47DC8E75E4400AB704CAD48FA2069E" TargetMode="External"/><Relationship Id="rId4" Type="http://schemas.openxmlformats.org/officeDocument/2006/relationships/hyperlink" Target="https://trilemma.worldenergy.org/" TargetMode="External"/><Relationship Id="rId9" Type="http://schemas.openxmlformats.org/officeDocument/2006/relationships/hyperlink" Target="https://www.destatis.de/DE/Presse/Pressemitteilungen/2026/09/PD26_317_43312.html" TargetMode="External"/><Relationship Id="rId15" Type="http://schemas.openxmlformats.org/officeDocument/2006/relationships/hyperlink" Target="https://www.eia.gov/tools/glossary/index.php?id=Primary%20energy" TargetMode="External"/><Relationship Id="rId14" Type="http://schemas.openxmlformats.org/officeDocument/2006/relationships/hyperlink" Target="https://www.eia.gov/international/data/world/electricity/electricity-generation" TargetMode="External"/><Relationship Id="rId17" Type="http://schemas.openxmlformats.org/officeDocument/2006/relationships/hyperlink" Target="https://bankofguyana.org.gy/bog3/images/research/Reports/ANNREP2024.pdf" TargetMode="External"/><Relationship Id="rId16" Type="http://schemas.openxmlformats.org/officeDocument/2006/relationships/hyperlink" Target="https://eur-lex.europa.eu/legal-content/EN/TXT/PDF/?uri=CELEX:52025SC0435" TargetMode="External"/><Relationship Id="rId5" Type="http://schemas.openxmlformats.org/officeDocument/2006/relationships/hyperlink" Target="https://www.weforum.org/publications/energy-transition-index-2026/in-full/" TargetMode="External"/><Relationship Id="rId6" Type="http://schemas.openxmlformats.org/officeDocument/2006/relationships/hyperlink" Target="https://www.sciencedirect.com/science/article/abs/pii/S0306261916317470" TargetMode="External"/><Relationship Id="rId18" Type="http://schemas.openxmlformats.org/officeDocument/2006/relationships/hyperlink" Target="https://www.cepii.fr/DATA_DOWNLOAD/baci/doc/baci_webpage.html" TargetMode="External"/><Relationship Id="rId7" Type="http://schemas.openxmlformats.org/officeDocument/2006/relationships/hyperlink" Target="https://www.mdpi.com/1996-1073/13/10/2502" TargetMode="External"/><Relationship Id="rId8" Type="http://schemas.openxmlformats.org/officeDocument/2006/relationships/hyperlink" Target="https://www.margaretthatcher.org/document/1082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EwrVJUHUT/7ySamUVa+uwy0lw==">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2026-09-28T20:33:00Z</dcterms:created>
  <dc:creator>Oliver McPherson-Smith</dc:creator>
</cp:coreProperties>
</file>